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0DB42" w14:textId="77777777" w:rsidR="00231BAF" w:rsidRPr="00302AD4" w:rsidRDefault="00A91BD7">
      <w:pPr>
        <w:spacing w:after="0"/>
        <w:jc w:val="right"/>
        <w:rPr>
          <w:rFonts w:ascii="Arial" w:hAnsi="Arial" w:cs="Arial"/>
          <w:sz w:val="16"/>
          <w:szCs w:val="16"/>
          <w:rPrChange w:id="0" w:author="MSAR LEGAL" w:date="2025-04-14T10:18:00Z" w16du:dateUtc="2025-04-14T02:18:00Z">
            <w:rPr/>
          </w:rPrChange>
        </w:rPr>
      </w:pPr>
      <w:r w:rsidRPr="00302AD4">
        <w:rPr>
          <w:rFonts w:ascii="Arial" w:hAnsi="Arial" w:cs="Arial"/>
          <w:noProof/>
          <w:sz w:val="16"/>
          <w:szCs w:val="16"/>
          <w:rPrChange w:id="1" w:author="MSAR LEGAL" w:date="2025-04-14T10:18:00Z" w16du:dateUtc="2025-04-14T02:18:00Z">
            <w:rPr>
              <w:noProof/>
            </w:rPr>
          </w:rPrChange>
        </w:rPr>
        <w:drawing>
          <wp:inline distT="0" distB="0" distL="0" distR="0" wp14:anchorId="48442A72" wp14:editId="14EFC692">
            <wp:extent cx="885825" cy="504825"/>
            <wp:effectExtent l="0" t="0" r="9525" b="9525"/>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5"/>
                    <a:stretch>
                      <a:fillRect/>
                    </a:stretch>
                  </pic:blipFill>
                  <pic:spPr>
                    <a:xfrm>
                      <a:off x="0" y="0"/>
                      <a:ext cx="885825" cy="504825"/>
                    </a:xfrm>
                    <a:prstGeom prst="rect">
                      <a:avLst/>
                    </a:prstGeom>
                  </pic:spPr>
                </pic:pic>
              </a:graphicData>
            </a:graphic>
          </wp:inline>
        </w:drawing>
      </w:r>
      <w:r w:rsidRPr="00302AD4">
        <w:rPr>
          <w:rFonts w:ascii="Arial" w:hAnsi="Arial" w:cs="Arial"/>
          <w:sz w:val="16"/>
          <w:szCs w:val="16"/>
          <w:rPrChange w:id="2" w:author="MSAR LEGAL" w:date="2025-04-14T10:18:00Z" w16du:dateUtc="2025-04-14T02:18:00Z">
            <w:rPr/>
          </w:rPrChange>
        </w:rPr>
        <w:t xml:space="preserve"> </w:t>
      </w:r>
    </w:p>
    <w:p w14:paraId="0A584E65" w14:textId="4C44CFD2" w:rsidR="00231BAF" w:rsidRPr="00302AD4" w:rsidRDefault="00A91BD7">
      <w:pPr>
        <w:spacing w:after="2"/>
        <w:ind w:right="54"/>
        <w:jc w:val="center"/>
        <w:rPr>
          <w:rFonts w:ascii="Arial" w:hAnsi="Arial" w:cs="Arial"/>
          <w:sz w:val="16"/>
          <w:szCs w:val="16"/>
          <w:rPrChange w:id="3" w:author="MSAR LEGAL" w:date="2025-04-14T10:18:00Z" w16du:dateUtc="2025-04-14T02:18:00Z">
            <w:rPr/>
          </w:rPrChange>
        </w:rPr>
      </w:pPr>
      <w:r w:rsidRPr="00302AD4">
        <w:rPr>
          <w:rFonts w:ascii="Arial" w:hAnsi="Arial" w:cs="Arial"/>
          <w:b/>
          <w:sz w:val="16"/>
          <w:szCs w:val="16"/>
          <w:rPrChange w:id="4" w:author="MSAR LEGAL" w:date="2025-04-14T10:18:00Z" w16du:dateUtc="2025-04-14T02:18:00Z">
            <w:rPr>
              <w:b/>
              <w:sz w:val="20"/>
            </w:rPr>
          </w:rPrChange>
        </w:rPr>
        <w:t xml:space="preserve">CIVIL CONTRACTOR REGISTRATION FORM </w:t>
      </w:r>
    </w:p>
    <w:p w14:paraId="78C41CE1" w14:textId="0C207B92" w:rsidR="00231BAF" w:rsidRPr="00302AD4" w:rsidRDefault="00A91BD7">
      <w:pPr>
        <w:spacing w:after="0"/>
        <w:ind w:right="50"/>
        <w:jc w:val="center"/>
        <w:rPr>
          <w:rFonts w:ascii="Arial" w:hAnsi="Arial" w:cs="Arial"/>
          <w:sz w:val="16"/>
          <w:szCs w:val="16"/>
          <w:rPrChange w:id="5" w:author="MSAR LEGAL" w:date="2025-04-14T10:18:00Z" w16du:dateUtc="2025-04-14T02:18:00Z">
            <w:rPr/>
          </w:rPrChange>
        </w:rPr>
      </w:pPr>
      <w:r w:rsidRPr="00302AD4">
        <w:rPr>
          <w:rFonts w:ascii="Arial" w:hAnsi="Arial" w:cs="Arial"/>
          <w:sz w:val="16"/>
          <w:szCs w:val="16"/>
          <w:rPrChange w:id="6" w:author="MSAR LEGAL" w:date="2025-04-14T10:18:00Z" w16du:dateUtc="2025-04-14T02:18:00Z">
            <w:rPr>
              <w:sz w:val="20"/>
            </w:rPr>
          </w:rPrChange>
        </w:rPr>
        <w:t xml:space="preserve">(For </w:t>
      </w:r>
      <w:del w:id="7" w:author="MSAR LEGAL" w:date="2025-04-14T09:17:00Z" w16du:dateUtc="2025-04-14T01:17:00Z">
        <w:r w:rsidRPr="00302AD4" w:rsidDel="00292EA4">
          <w:rPr>
            <w:rFonts w:ascii="Arial" w:hAnsi="Arial" w:cs="Arial"/>
            <w:sz w:val="16"/>
            <w:szCs w:val="16"/>
            <w:rPrChange w:id="8" w:author="MSAR LEGAL" w:date="2025-04-14T10:18:00Z" w16du:dateUtc="2025-04-14T02:18:00Z">
              <w:rPr>
                <w:sz w:val="20"/>
              </w:rPr>
            </w:rPrChange>
          </w:rPr>
          <w:delText xml:space="preserve">All </w:delText>
        </w:r>
      </w:del>
      <w:ins w:id="9" w:author="MSAR LEGAL" w:date="2025-04-14T09:17:00Z" w16du:dateUtc="2025-04-14T01:17:00Z">
        <w:r w:rsidR="00292EA4" w:rsidRPr="00302AD4">
          <w:rPr>
            <w:rFonts w:ascii="Arial" w:hAnsi="Arial" w:cs="Arial"/>
            <w:sz w:val="16"/>
            <w:szCs w:val="16"/>
            <w:rPrChange w:id="10" w:author="MSAR LEGAL" w:date="2025-04-14T10:18:00Z" w16du:dateUtc="2025-04-14T02:18:00Z">
              <w:rPr>
                <w:sz w:val="20"/>
              </w:rPr>
            </w:rPrChange>
          </w:rPr>
          <w:t>all i</w:t>
        </w:r>
      </w:ins>
      <w:del w:id="11" w:author="MSAR LEGAL" w:date="2025-04-14T09:17:00Z" w16du:dateUtc="2025-04-14T01:17:00Z">
        <w:r w:rsidRPr="00302AD4" w:rsidDel="00292EA4">
          <w:rPr>
            <w:rFonts w:ascii="Arial" w:hAnsi="Arial" w:cs="Arial"/>
            <w:sz w:val="16"/>
            <w:szCs w:val="16"/>
            <w:rPrChange w:id="12" w:author="MSAR LEGAL" w:date="2025-04-14T10:18:00Z" w16du:dateUtc="2025-04-14T02:18:00Z">
              <w:rPr>
                <w:sz w:val="20"/>
              </w:rPr>
            </w:rPrChange>
          </w:rPr>
          <w:delText>I</w:delText>
        </w:r>
      </w:del>
      <w:r w:rsidRPr="00302AD4">
        <w:rPr>
          <w:rFonts w:ascii="Arial" w:hAnsi="Arial" w:cs="Arial"/>
          <w:sz w:val="16"/>
          <w:szCs w:val="16"/>
          <w:rPrChange w:id="13" w:author="MSAR LEGAL" w:date="2025-04-14T10:18:00Z" w16du:dateUtc="2025-04-14T02:18:00Z">
            <w:rPr>
              <w:sz w:val="20"/>
            </w:rPr>
          </w:rPrChange>
        </w:rPr>
        <w:t xml:space="preserve">nformation given below, documentary evidence shall be submitted)  </w:t>
      </w:r>
    </w:p>
    <w:tbl>
      <w:tblPr>
        <w:tblStyle w:val="TableGrid"/>
        <w:tblW w:w="22092" w:type="dxa"/>
        <w:tblInd w:w="1" w:type="dxa"/>
        <w:tblCellMar>
          <w:top w:w="20" w:type="dxa"/>
          <w:left w:w="102" w:type="dxa"/>
          <w:right w:w="89" w:type="dxa"/>
        </w:tblCellMar>
        <w:tblLook w:val="04A0" w:firstRow="1" w:lastRow="0" w:firstColumn="1" w:lastColumn="0" w:noHBand="0" w:noVBand="1"/>
        <w:tblPrChange w:id="14" w:author="MKS CQS [2]" w:date="2025-04-15T14:17:00Z" w16du:dateUtc="2025-04-15T06:17:00Z">
          <w:tblPr>
            <w:tblStyle w:val="TableGrid"/>
            <w:tblW w:w="22092" w:type="dxa"/>
            <w:tblInd w:w="1" w:type="dxa"/>
            <w:tblCellMar>
              <w:top w:w="20" w:type="dxa"/>
              <w:left w:w="102" w:type="dxa"/>
              <w:right w:w="89" w:type="dxa"/>
            </w:tblCellMar>
            <w:tblLook w:val="04A0" w:firstRow="1" w:lastRow="0" w:firstColumn="1" w:lastColumn="0" w:noHBand="0" w:noVBand="1"/>
          </w:tblPr>
        </w:tblPrChange>
      </w:tblPr>
      <w:tblGrid>
        <w:gridCol w:w="1828"/>
        <w:gridCol w:w="16"/>
        <w:gridCol w:w="270"/>
        <w:gridCol w:w="8"/>
        <w:gridCol w:w="840"/>
        <w:gridCol w:w="1570"/>
        <w:gridCol w:w="1419"/>
        <w:gridCol w:w="76"/>
        <w:gridCol w:w="204"/>
        <w:gridCol w:w="145"/>
        <w:gridCol w:w="1560"/>
        <w:gridCol w:w="2413"/>
        <w:gridCol w:w="3912"/>
        <w:gridCol w:w="3913"/>
        <w:gridCol w:w="3918"/>
        <w:tblGridChange w:id="15">
          <w:tblGrid>
            <w:gridCol w:w="5"/>
            <w:gridCol w:w="1823"/>
            <w:gridCol w:w="1"/>
            <w:gridCol w:w="4"/>
            <w:gridCol w:w="16"/>
            <w:gridCol w:w="256"/>
            <w:gridCol w:w="16"/>
            <w:gridCol w:w="1"/>
            <w:gridCol w:w="5"/>
            <w:gridCol w:w="2"/>
            <w:gridCol w:w="442"/>
            <w:gridCol w:w="674"/>
            <w:gridCol w:w="1266"/>
            <w:gridCol w:w="21"/>
            <w:gridCol w:w="2"/>
            <w:gridCol w:w="3"/>
            <w:gridCol w:w="1419"/>
            <w:gridCol w:w="76"/>
            <w:gridCol w:w="2"/>
            <w:gridCol w:w="342"/>
            <w:gridCol w:w="2"/>
            <w:gridCol w:w="3"/>
            <w:gridCol w:w="2"/>
            <w:gridCol w:w="703"/>
            <w:gridCol w:w="850"/>
            <w:gridCol w:w="2"/>
            <w:gridCol w:w="3"/>
            <w:gridCol w:w="2"/>
            <w:gridCol w:w="425"/>
            <w:gridCol w:w="1981"/>
            <w:gridCol w:w="2"/>
            <w:gridCol w:w="3"/>
            <w:gridCol w:w="2"/>
            <w:gridCol w:w="3913"/>
            <w:gridCol w:w="3914"/>
            <w:gridCol w:w="3914"/>
          </w:tblGrid>
        </w:tblGridChange>
      </w:tblGrid>
      <w:tr w:rsidR="00231BAF" w:rsidRPr="00302AD4" w14:paraId="676F9817" w14:textId="77777777" w:rsidTr="00D74BB6">
        <w:trPr>
          <w:gridAfter w:val="3"/>
          <w:wAfter w:w="11743" w:type="dxa"/>
          <w:trHeight w:val="252"/>
          <w:trPrChange w:id="16" w:author="MKS CQS [2]" w:date="2025-04-15T14:17:00Z" w16du:dateUtc="2025-04-15T06:17:00Z">
            <w:trPr>
              <w:gridBefore w:val="1"/>
              <w:gridAfter w:val="3"/>
              <w:wAfter w:w="11741" w:type="dxa"/>
              <w:trHeight w:val="252"/>
            </w:trPr>
          </w:trPrChange>
        </w:trPr>
        <w:tc>
          <w:tcPr>
            <w:tcW w:w="10349" w:type="dxa"/>
            <w:gridSpan w:val="12"/>
            <w:tcBorders>
              <w:top w:val="single" w:sz="4" w:space="0" w:color="000000"/>
              <w:left w:val="single" w:sz="4" w:space="0" w:color="000000"/>
              <w:bottom w:val="single" w:sz="4" w:space="0" w:color="000000"/>
              <w:right w:val="single" w:sz="4" w:space="0" w:color="000000"/>
            </w:tcBorders>
            <w:shd w:val="clear" w:color="auto" w:fill="D9D9D9"/>
            <w:tcPrChange w:id="17" w:author="MKS CQS [2]" w:date="2025-04-15T14:17:00Z" w16du:dateUtc="2025-04-15T06:17:00Z">
              <w:tcPr>
                <w:tcW w:w="10351" w:type="dxa"/>
                <w:gridSpan w:val="31"/>
                <w:tcBorders>
                  <w:top w:val="single" w:sz="4" w:space="0" w:color="000000"/>
                  <w:left w:val="single" w:sz="4" w:space="0" w:color="000000"/>
                  <w:bottom w:val="single" w:sz="4" w:space="0" w:color="000000"/>
                  <w:right w:val="single" w:sz="4" w:space="0" w:color="000000"/>
                </w:tcBorders>
                <w:shd w:val="clear" w:color="auto" w:fill="D9D9D9"/>
              </w:tcPr>
            </w:tcPrChange>
          </w:tcPr>
          <w:p w14:paraId="1694D9AE" w14:textId="77777777" w:rsidR="00231BAF" w:rsidRPr="00302AD4" w:rsidRDefault="00A91BD7" w:rsidP="00A15F16">
            <w:pPr>
              <w:spacing w:line="240" w:lineRule="auto"/>
              <w:ind w:left="5"/>
              <w:rPr>
                <w:rFonts w:ascii="Arial" w:hAnsi="Arial" w:cs="Arial"/>
                <w:sz w:val="16"/>
                <w:szCs w:val="16"/>
                <w:rPrChange w:id="18" w:author="MSAR LEGAL" w:date="2025-04-14T10:18:00Z" w16du:dateUtc="2025-04-14T02:18:00Z">
                  <w:rPr/>
                </w:rPrChange>
              </w:rPr>
            </w:pPr>
            <w:r w:rsidRPr="00302AD4">
              <w:rPr>
                <w:rFonts w:ascii="Arial" w:hAnsi="Arial" w:cs="Arial"/>
                <w:b/>
                <w:sz w:val="16"/>
                <w:szCs w:val="16"/>
                <w:rPrChange w:id="19" w:author="MSAR LEGAL" w:date="2025-04-14T10:18:00Z" w16du:dateUtc="2025-04-14T02:18:00Z">
                  <w:rPr>
                    <w:b/>
                    <w:sz w:val="20"/>
                  </w:rPr>
                </w:rPrChange>
              </w:rPr>
              <w:t xml:space="preserve">Part A: Particulars of Company </w:t>
            </w:r>
          </w:p>
        </w:tc>
      </w:tr>
      <w:tr w:rsidR="00231BAF" w:rsidRPr="00302AD4" w14:paraId="0477CB70" w14:textId="77777777" w:rsidTr="00D74BB6">
        <w:trPr>
          <w:gridAfter w:val="3"/>
          <w:wAfter w:w="11743" w:type="dxa"/>
          <w:trHeight w:val="256"/>
          <w:trPrChange w:id="20" w:author="MKS CQS [2]" w:date="2025-04-15T14:17:00Z" w16du:dateUtc="2025-04-15T06:17:00Z">
            <w:trPr>
              <w:gridBefore w:val="1"/>
              <w:gridAfter w:val="3"/>
              <w:wAfter w:w="11741" w:type="dxa"/>
              <w:trHeight w:val="256"/>
            </w:trPr>
          </w:trPrChange>
        </w:trPr>
        <w:tc>
          <w:tcPr>
            <w:tcW w:w="1844" w:type="dxa"/>
            <w:gridSpan w:val="2"/>
            <w:tcBorders>
              <w:top w:val="single" w:sz="4" w:space="0" w:color="000000"/>
              <w:left w:val="single" w:sz="4" w:space="0" w:color="000000"/>
              <w:bottom w:val="single" w:sz="4" w:space="0" w:color="000000"/>
              <w:right w:val="single" w:sz="4" w:space="0" w:color="000000"/>
            </w:tcBorders>
            <w:tcPrChange w:id="21" w:author="MKS CQS [2]" w:date="2025-04-15T14:17:00Z" w16du:dateUtc="2025-04-15T06:17:00Z">
              <w:tcPr>
                <w:tcW w:w="1845" w:type="dxa"/>
                <w:gridSpan w:val="4"/>
                <w:tcBorders>
                  <w:top w:val="single" w:sz="4" w:space="0" w:color="000000"/>
                  <w:left w:val="single" w:sz="4" w:space="0" w:color="000000"/>
                  <w:bottom w:val="single" w:sz="4" w:space="0" w:color="000000"/>
                  <w:right w:val="single" w:sz="4" w:space="0" w:color="000000"/>
                </w:tcBorders>
              </w:tcPr>
            </w:tcPrChange>
          </w:tcPr>
          <w:p w14:paraId="3F2A86D1" w14:textId="77777777" w:rsidR="00231BAF" w:rsidRPr="00D74BB6" w:rsidRDefault="00A91BD7" w:rsidP="00A15F16">
            <w:pPr>
              <w:spacing w:line="240" w:lineRule="auto"/>
              <w:ind w:left="5"/>
              <w:rPr>
                <w:rFonts w:ascii="Arial" w:hAnsi="Arial" w:cs="Arial"/>
                <w:sz w:val="16"/>
                <w:szCs w:val="16"/>
                <w:rPrChange w:id="22" w:author="MKS CQS [2]" w:date="2025-04-15T14:16:00Z" w16du:dateUtc="2025-04-15T06:16:00Z">
                  <w:rPr/>
                </w:rPrChange>
              </w:rPr>
            </w:pPr>
            <w:r w:rsidRPr="00D74BB6">
              <w:rPr>
                <w:rFonts w:ascii="Arial" w:hAnsi="Arial" w:cs="Arial"/>
                <w:sz w:val="16"/>
                <w:szCs w:val="16"/>
                <w:rPrChange w:id="23" w:author="MKS CQS [2]" w:date="2025-04-15T14:16:00Z" w16du:dateUtc="2025-04-15T06:16:00Z">
                  <w:rPr>
                    <w:sz w:val="20"/>
                  </w:rPr>
                </w:rPrChange>
              </w:rPr>
              <w:t xml:space="preserve">Company Name:  </w:t>
            </w:r>
          </w:p>
        </w:tc>
        <w:tc>
          <w:tcPr>
            <w:tcW w:w="4183" w:type="dxa"/>
            <w:gridSpan w:val="6"/>
            <w:tcBorders>
              <w:top w:val="single" w:sz="4" w:space="0" w:color="000000"/>
              <w:left w:val="single" w:sz="4" w:space="0" w:color="000000"/>
              <w:bottom w:val="single" w:sz="4" w:space="0" w:color="000000"/>
              <w:right w:val="single" w:sz="4" w:space="0" w:color="000000"/>
            </w:tcBorders>
            <w:tcPrChange w:id="24" w:author="MKS CQS [2]" w:date="2025-04-15T14:17:00Z" w16du:dateUtc="2025-04-15T06:17:00Z">
              <w:tcPr>
                <w:tcW w:w="4184" w:type="dxa"/>
                <w:gridSpan w:val="13"/>
                <w:tcBorders>
                  <w:top w:val="single" w:sz="4" w:space="0" w:color="000000"/>
                  <w:left w:val="single" w:sz="4" w:space="0" w:color="000000"/>
                  <w:bottom w:val="single" w:sz="4" w:space="0" w:color="000000"/>
                  <w:right w:val="single" w:sz="4" w:space="0" w:color="000000"/>
                </w:tcBorders>
              </w:tcPr>
            </w:tcPrChange>
          </w:tcPr>
          <w:p w14:paraId="5D82DF4F" w14:textId="77777777" w:rsidR="00231BAF" w:rsidRPr="00D74BB6" w:rsidRDefault="00A91BD7" w:rsidP="00A15F16">
            <w:pPr>
              <w:spacing w:line="240" w:lineRule="auto"/>
              <w:ind w:left="31"/>
              <w:jc w:val="center"/>
              <w:rPr>
                <w:rFonts w:ascii="Arial" w:hAnsi="Arial" w:cs="Arial"/>
                <w:sz w:val="16"/>
                <w:szCs w:val="16"/>
                <w:rPrChange w:id="25" w:author="MKS CQS [2]" w:date="2025-04-15T14:16:00Z" w16du:dateUtc="2025-04-15T06:16:00Z">
                  <w:rPr/>
                </w:rPrChange>
              </w:rPr>
            </w:pPr>
            <w:r w:rsidRPr="00D74BB6">
              <w:rPr>
                <w:rFonts w:ascii="Arial" w:hAnsi="Arial" w:cs="Arial"/>
                <w:sz w:val="16"/>
                <w:szCs w:val="16"/>
                <w:rPrChange w:id="26" w:author="MKS CQS [2]" w:date="2025-04-15T14:16:00Z" w16du:dateUtc="2025-04-15T06:16:00Z">
                  <w:rPr>
                    <w:sz w:val="20"/>
                  </w:rPr>
                </w:rPrChange>
              </w:rPr>
              <w:t xml:space="preserve"> </w:t>
            </w:r>
          </w:p>
        </w:tc>
        <w:tc>
          <w:tcPr>
            <w:tcW w:w="1909" w:type="dxa"/>
            <w:gridSpan w:val="3"/>
            <w:tcBorders>
              <w:top w:val="single" w:sz="4" w:space="0" w:color="000000"/>
              <w:left w:val="single" w:sz="4" w:space="0" w:color="000000"/>
              <w:bottom w:val="single" w:sz="4" w:space="0" w:color="000000"/>
              <w:right w:val="single" w:sz="4" w:space="0" w:color="000000"/>
            </w:tcBorders>
            <w:tcPrChange w:id="27" w:author="MKS CQS [2]" w:date="2025-04-15T14:17:00Z" w16du:dateUtc="2025-04-15T06:17:00Z">
              <w:tcPr>
                <w:tcW w:w="1909" w:type="dxa"/>
                <w:gridSpan w:val="9"/>
                <w:tcBorders>
                  <w:top w:val="single" w:sz="4" w:space="0" w:color="000000"/>
                  <w:left w:val="single" w:sz="4" w:space="0" w:color="000000"/>
                  <w:bottom w:val="single" w:sz="4" w:space="0" w:color="000000"/>
                  <w:right w:val="single" w:sz="4" w:space="0" w:color="000000"/>
                </w:tcBorders>
              </w:tcPr>
            </w:tcPrChange>
          </w:tcPr>
          <w:p w14:paraId="00BDBC4F" w14:textId="77777777" w:rsidR="00231BAF" w:rsidRPr="00D74BB6" w:rsidRDefault="00A91BD7" w:rsidP="00A15F16">
            <w:pPr>
              <w:spacing w:line="240" w:lineRule="auto"/>
              <w:ind w:left="6"/>
              <w:rPr>
                <w:rFonts w:ascii="Arial" w:hAnsi="Arial" w:cs="Arial"/>
                <w:sz w:val="16"/>
                <w:szCs w:val="16"/>
                <w:rPrChange w:id="28" w:author="MKS CQS [2]" w:date="2025-04-15T14:16:00Z" w16du:dateUtc="2025-04-15T06:16:00Z">
                  <w:rPr/>
                </w:rPrChange>
              </w:rPr>
            </w:pPr>
            <w:r w:rsidRPr="00D74BB6">
              <w:rPr>
                <w:rFonts w:ascii="Arial" w:hAnsi="Arial" w:cs="Arial"/>
                <w:sz w:val="16"/>
                <w:szCs w:val="16"/>
                <w:rPrChange w:id="29" w:author="MKS CQS [2]" w:date="2025-04-15T14:16:00Z" w16du:dateUtc="2025-04-15T06:16:00Z">
                  <w:rPr>
                    <w:sz w:val="20"/>
                  </w:rPr>
                </w:rPrChange>
              </w:rPr>
              <w:t xml:space="preserve">Telephone No.: </w:t>
            </w:r>
          </w:p>
        </w:tc>
        <w:tc>
          <w:tcPr>
            <w:tcW w:w="2413" w:type="dxa"/>
            <w:tcBorders>
              <w:top w:val="single" w:sz="4" w:space="0" w:color="000000"/>
              <w:left w:val="single" w:sz="4" w:space="0" w:color="000000"/>
              <w:bottom w:val="single" w:sz="4" w:space="0" w:color="000000"/>
              <w:right w:val="single" w:sz="4" w:space="0" w:color="000000"/>
            </w:tcBorders>
            <w:tcPrChange w:id="30" w:author="MKS CQS [2]" w:date="2025-04-15T14:17:00Z" w16du:dateUtc="2025-04-15T06:17:00Z">
              <w:tcPr>
                <w:tcW w:w="2413" w:type="dxa"/>
                <w:gridSpan w:val="5"/>
                <w:tcBorders>
                  <w:top w:val="single" w:sz="4" w:space="0" w:color="000000"/>
                  <w:left w:val="single" w:sz="4" w:space="0" w:color="000000"/>
                  <w:bottom w:val="single" w:sz="4" w:space="0" w:color="000000"/>
                  <w:right w:val="single" w:sz="4" w:space="0" w:color="000000"/>
                </w:tcBorders>
              </w:tcPr>
            </w:tcPrChange>
          </w:tcPr>
          <w:p w14:paraId="09EDD7AD" w14:textId="77777777" w:rsidR="00231BAF" w:rsidRPr="00302AD4" w:rsidRDefault="00A91BD7" w:rsidP="00A15F16">
            <w:pPr>
              <w:spacing w:line="240" w:lineRule="auto"/>
              <w:ind w:left="30"/>
              <w:jc w:val="center"/>
              <w:rPr>
                <w:rFonts w:ascii="Arial" w:hAnsi="Arial" w:cs="Arial"/>
                <w:sz w:val="16"/>
                <w:szCs w:val="16"/>
                <w:rPrChange w:id="31" w:author="MSAR LEGAL" w:date="2025-04-14T10:18:00Z" w16du:dateUtc="2025-04-14T02:18:00Z">
                  <w:rPr/>
                </w:rPrChange>
              </w:rPr>
            </w:pPr>
            <w:r w:rsidRPr="00302AD4">
              <w:rPr>
                <w:rFonts w:ascii="Arial" w:hAnsi="Arial" w:cs="Arial"/>
                <w:sz w:val="16"/>
                <w:szCs w:val="16"/>
                <w:rPrChange w:id="32" w:author="MSAR LEGAL" w:date="2025-04-14T10:18:00Z" w16du:dateUtc="2025-04-14T02:18:00Z">
                  <w:rPr>
                    <w:sz w:val="20"/>
                  </w:rPr>
                </w:rPrChange>
              </w:rPr>
              <w:t xml:space="preserve"> </w:t>
            </w:r>
          </w:p>
        </w:tc>
      </w:tr>
      <w:tr w:rsidR="00292EA4" w:rsidRPr="00302AD4" w14:paraId="251DF3F2" w14:textId="77777777" w:rsidTr="00D74BB6">
        <w:trPr>
          <w:gridAfter w:val="3"/>
          <w:wAfter w:w="11743" w:type="dxa"/>
          <w:trHeight w:val="256"/>
          <w:ins w:id="33" w:author="MSAR LEGAL" w:date="2025-04-14T09:20:00Z"/>
          <w:trPrChange w:id="34" w:author="MKS CQS [2]" w:date="2025-04-15T14:17:00Z" w16du:dateUtc="2025-04-15T06:17:00Z">
            <w:trPr>
              <w:gridBefore w:val="1"/>
              <w:gridAfter w:val="3"/>
              <w:wAfter w:w="11741" w:type="dxa"/>
              <w:trHeight w:val="256"/>
            </w:trPr>
          </w:trPrChange>
        </w:trPr>
        <w:tc>
          <w:tcPr>
            <w:tcW w:w="1844" w:type="dxa"/>
            <w:gridSpan w:val="2"/>
            <w:tcBorders>
              <w:top w:val="single" w:sz="4" w:space="0" w:color="000000"/>
              <w:left w:val="single" w:sz="4" w:space="0" w:color="000000"/>
              <w:bottom w:val="single" w:sz="4" w:space="0" w:color="000000"/>
              <w:right w:val="single" w:sz="4" w:space="0" w:color="000000"/>
            </w:tcBorders>
            <w:tcPrChange w:id="35" w:author="MKS CQS [2]" w:date="2025-04-15T14:17:00Z" w16du:dateUtc="2025-04-15T06:17:00Z">
              <w:tcPr>
                <w:tcW w:w="1845" w:type="dxa"/>
                <w:gridSpan w:val="4"/>
                <w:tcBorders>
                  <w:top w:val="single" w:sz="4" w:space="0" w:color="000000"/>
                  <w:left w:val="single" w:sz="4" w:space="0" w:color="000000"/>
                  <w:bottom w:val="single" w:sz="4" w:space="0" w:color="000000"/>
                  <w:right w:val="single" w:sz="4" w:space="0" w:color="000000"/>
                </w:tcBorders>
              </w:tcPr>
            </w:tcPrChange>
          </w:tcPr>
          <w:p w14:paraId="32396A51" w14:textId="77777777" w:rsidR="00292EA4" w:rsidRPr="00D74BB6" w:rsidRDefault="00292EA4" w:rsidP="00292EA4">
            <w:pPr>
              <w:rPr>
                <w:ins w:id="36" w:author="MSAR LEGAL" w:date="2025-04-14T09:20:00Z" w16du:dateUtc="2025-04-14T01:20:00Z"/>
                <w:rFonts w:ascii="Arial" w:hAnsi="Arial" w:cs="Arial"/>
                <w:sz w:val="16"/>
                <w:szCs w:val="16"/>
                <w:rPrChange w:id="37" w:author="MKS CQS [2]" w:date="2025-04-15T14:16:00Z" w16du:dateUtc="2025-04-15T06:16:00Z">
                  <w:rPr>
                    <w:ins w:id="38" w:author="MSAR LEGAL" w:date="2025-04-14T09:20:00Z" w16du:dateUtc="2025-04-14T01:20:00Z"/>
                    <w:rFonts w:ascii="Arial" w:hAnsi="Arial" w:cs="Arial"/>
                    <w:b/>
                    <w:bCs/>
                    <w:sz w:val="20"/>
                    <w:szCs w:val="20"/>
                  </w:rPr>
                </w:rPrChange>
              </w:rPr>
            </w:pPr>
            <w:ins w:id="39" w:author="MSAR LEGAL" w:date="2025-04-14T09:20:00Z" w16du:dateUtc="2025-04-14T01:20:00Z">
              <w:r w:rsidRPr="00D74BB6">
                <w:rPr>
                  <w:rFonts w:ascii="Arial" w:hAnsi="Arial" w:cs="Arial"/>
                  <w:sz w:val="16"/>
                  <w:szCs w:val="16"/>
                  <w:rPrChange w:id="40" w:author="MKS CQS [2]" w:date="2025-04-15T14:16:00Z" w16du:dateUtc="2025-04-15T06:16:00Z">
                    <w:rPr>
                      <w:rFonts w:ascii="Arial" w:hAnsi="Arial" w:cs="Arial"/>
                      <w:b/>
                      <w:bCs/>
                      <w:sz w:val="20"/>
                      <w:szCs w:val="20"/>
                    </w:rPr>
                  </w:rPrChange>
                </w:rPr>
                <w:t>Other Name</w:t>
              </w:r>
            </w:ins>
          </w:p>
          <w:p w14:paraId="5FB06869" w14:textId="77777777" w:rsidR="00292EA4" w:rsidRPr="00D74BB6" w:rsidRDefault="00292EA4" w:rsidP="00292EA4">
            <w:pPr>
              <w:rPr>
                <w:ins w:id="41" w:author="MSAR LEGAL" w:date="2025-04-14T09:20:00Z" w16du:dateUtc="2025-04-14T01:20:00Z"/>
                <w:rFonts w:ascii="Arial" w:hAnsi="Arial" w:cs="Arial"/>
                <w:sz w:val="16"/>
                <w:szCs w:val="16"/>
                <w:rPrChange w:id="42" w:author="MKS CQS [2]" w:date="2025-04-15T14:16:00Z" w16du:dateUtc="2025-04-15T06:16:00Z">
                  <w:rPr>
                    <w:ins w:id="43" w:author="MSAR LEGAL" w:date="2025-04-14T09:20:00Z" w16du:dateUtc="2025-04-14T01:20:00Z"/>
                    <w:rFonts w:ascii="Arial" w:hAnsi="Arial" w:cs="Arial"/>
                    <w:sz w:val="20"/>
                    <w:szCs w:val="20"/>
                  </w:rPr>
                </w:rPrChange>
              </w:rPr>
            </w:pPr>
            <w:ins w:id="44" w:author="MSAR LEGAL" w:date="2025-04-14T09:20:00Z" w16du:dateUtc="2025-04-14T01:20:00Z">
              <w:r w:rsidRPr="00D74BB6">
                <w:rPr>
                  <w:rFonts w:ascii="Arial" w:hAnsi="Arial" w:cs="Arial"/>
                  <w:sz w:val="16"/>
                  <w:szCs w:val="16"/>
                  <w:rPrChange w:id="45" w:author="MKS CQS [2]" w:date="2025-04-15T14:16:00Z" w16du:dateUtc="2025-04-15T06:16:00Z">
                    <w:rPr>
                      <w:rFonts w:ascii="Arial" w:hAnsi="Arial" w:cs="Arial"/>
                      <w:sz w:val="20"/>
                      <w:szCs w:val="20"/>
                    </w:rPr>
                  </w:rPrChange>
                </w:rPr>
                <w:t>(Any previous Legal Name/ Trading Names)</w:t>
              </w:r>
            </w:ins>
          </w:p>
          <w:p w14:paraId="65E961E8" w14:textId="77777777" w:rsidR="00292EA4" w:rsidRPr="00D74BB6" w:rsidRDefault="00292EA4" w:rsidP="00A15F16">
            <w:pPr>
              <w:spacing w:line="240" w:lineRule="auto"/>
              <w:ind w:left="5"/>
              <w:rPr>
                <w:ins w:id="46" w:author="MSAR LEGAL" w:date="2025-04-14T09:20:00Z" w16du:dateUtc="2025-04-14T01:20:00Z"/>
                <w:rFonts w:ascii="Arial" w:hAnsi="Arial" w:cs="Arial"/>
                <w:sz w:val="16"/>
                <w:szCs w:val="16"/>
                <w:rPrChange w:id="47" w:author="MKS CQS [2]" w:date="2025-04-15T14:16:00Z" w16du:dateUtc="2025-04-15T06:16:00Z">
                  <w:rPr>
                    <w:ins w:id="48" w:author="MSAR LEGAL" w:date="2025-04-14T09:20:00Z" w16du:dateUtc="2025-04-14T01:20:00Z"/>
                    <w:sz w:val="20"/>
                  </w:rPr>
                </w:rPrChange>
              </w:rPr>
            </w:pPr>
          </w:p>
        </w:tc>
        <w:tc>
          <w:tcPr>
            <w:tcW w:w="4183" w:type="dxa"/>
            <w:gridSpan w:val="6"/>
            <w:tcBorders>
              <w:top w:val="single" w:sz="4" w:space="0" w:color="000000"/>
              <w:left w:val="single" w:sz="4" w:space="0" w:color="000000"/>
              <w:bottom w:val="single" w:sz="4" w:space="0" w:color="000000"/>
              <w:right w:val="single" w:sz="4" w:space="0" w:color="000000"/>
            </w:tcBorders>
            <w:tcPrChange w:id="49" w:author="MKS CQS [2]" w:date="2025-04-15T14:17:00Z" w16du:dateUtc="2025-04-15T06:17:00Z">
              <w:tcPr>
                <w:tcW w:w="4184" w:type="dxa"/>
                <w:gridSpan w:val="13"/>
                <w:tcBorders>
                  <w:top w:val="single" w:sz="4" w:space="0" w:color="000000"/>
                  <w:left w:val="single" w:sz="4" w:space="0" w:color="000000"/>
                  <w:bottom w:val="single" w:sz="4" w:space="0" w:color="000000"/>
                  <w:right w:val="single" w:sz="4" w:space="0" w:color="000000"/>
                </w:tcBorders>
              </w:tcPr>
            </w:tcPrChange>
          </w:tcPr>
          <w:p w14:paraId="455DE443" w14:textId="77777777" w:rsidR="00292EA4" w:rsidRPr="00D74BB6" w:rsidRDefault="00292EA4" w:rsidP="00A15F16">
            <w:pPr>
              <w:spacing w:line="240" w:lineRule="auto"/>
              <w:ind w:left="31"/>
              <w:jc w:val="center"/>
              <w:rPr>
                <w:ins w:id="50" w:author="MSAR LEGAL" w:date="2025-04-14T09:20:00Z" w16du:dateUtc="2025-04-14T01:20:00Z"/>
                <w:rFonts w:ascii="Arial" w:hAnsi="Arial" w:cs="Arial"/>
                <w:sz w:val="16"/>
                <w:szCs w:val="16"/>
                <w:rPrChange w:id="51" w:author="MKS CQS [2]" w:date="2025-04-15T14:16:00Z" w16du:dateUtc="2025-04-15T06:16:00Z">
                  <w:rPr>
                    <w:ins w:id="52" w:author="MSAR LEGAL" w:date="2025-04-14T09:20:00Z" w16du:dateUtc="2025-04-14T01:20:00Z"/>
                    <w:sz w:val="20"/>
                  </w:rPr>
                </w:rPrChange>
              </w:rPr>
            </w:pPr>
          </w:p>
        </w:tc>
        <w:tc>
          <w:tcPr>
            <w:tcW w:w="1909" w:type="dxa"/>
            <w:gridSpan w:val="3"/>
            <w:tcBorders>
              <w:top w:val="single" w:sz="4" w:space="0" w:color="000000"/>
              <w:left w:val="single" w:sz="4" w:space="0" w:color="000000"/>
              <w:bottom w:val="single" w:sz="4" w:space="0" w:color="000000"/>
              <w:right w:val="single" w:sz="4" w:space="0" w:color="000000"/>
            </w:tcBorders>
            <w:tcPrChange w:id="53" w:author="MKS CQS [2]" w:date="2025-04-15T14:17:00Z" w16du:dateUtc="2025-04-15T06:17:00Z">
              <w:tcPr>
                <w:tcW w:w="1909" w:type="dxa"/>
                <w:gridSpan w:val="9"/>
                <w:tcBorders>
                  <w:top w:val="single" w:sz="4" w:space="0" w:color="000000"/>
                  <w:left w:val="single" w:sz="4" w:space="0" w:color="000000"/>
                  <w:bottom w:val="single" w:sz="4" w:space="0" w:color="000000"/>
                  <w:right w:val="single" w:sz="4" w:space="0" w:color="000000"/>
                </w:tcBorders>
              </w:tcPr>
            </w:tcPrChange>
          </w:tcPr>
          <w:p w14:paraId="3E0AB628" w14:textId="3BCA77A9" w:rsidR="00292EA4" w:rsidRPr="00D74BB6" w:rsidRDefault="00292EA4" w:rsidP="00A15F16">
            <w:pPr>
              <w:spacing w:line="240" w:lineRule="auto"/>
              <w:ind w:left="6"/>
              <w:rPr>
                <w:ins w:id="54" w:author="MSAR LEGAL" w:date="2025-04-14T09:20:00Z" w16du:dateUtc="2025-04-14T01:20:00Z"/>
                <w:rFonts w:ascii="Arial" w:hAnsi="Arial" w:cs="Arial"/>
                <w:sz w:val="16"/>
                <w:szCs w:val="16"/>
                <w:rPrChange w:id="55" w:author="MKS CQS [2]" w:date="2025-04-15T14:16:00Z" w16du:dateUtc="2025-04-15T06:16:00Z">
                  <w:rPr>
                    <w:ins w:id="56" w:author="MSAR LEGAL" w:date="2025-04-14T09:20:00Z" w16du:dateUtc="2025-04-14T01:20:00Z"/>
                    <w:sz w:val="20"/>
                  </w:rPr>
                </w:rPrChange>
              </w:rPr>
            </w:pPr>
            <w:ins w:id="57" w:author="MSAR LEGAL" w:date="2025-04-14T09:20:00Z" w16du:dateUtc="2025-04-14T01:20:00Z">
              <w:r w:rsidRPr="00D74BB6">
                <w:rPr>
                  <w:rFonts w:ascii="Arial" w:hAnsi="Arial" w:cs="Arial"/>
                  <w:sz w:val="16"/>
                  <w:szCs w:val="16"/>
                  <w:rPrChange w:id="58" w:author="MKS CQS [2]" w:date="2025-04-15T14:16:00Z" w16du:dateUtc="2025-04-15T06:16:00Z">
                    <w:rPr>
                      <w:rFonts w:ascii="Arial" w:hAnsi="Arial" w:cs="Arial"/>
                      <w:b/>
                      <w:bCs/>
                      <w:sz w:val="20"/>
                      <w:szCs w:val="20"/>
                    </w:rPr>
                  </w:rPrChange>
                </w:rPr>
                <w:t>Tax Registration Number</w:t>
              </w:r>
            </w:ins>
            <w:ins w:id="59" w:author="MKS CQS" w:date="2025-04-15T12:28:00Z" w16du:dateUtc="2025-04-15T04:28:00Z">
              <w:r w:rsidR="009A2F73" w:rsidRPr="00D74BB6">
                <w:rPr>
                  <w:rFonts w:ascii="Arial" w:hAnsi="Arial" w:cs="Arial"/>
                  <w:sz w:val="16"/>
                  <w:szCs w:val="16"/>
                  <w:rPrChange w:id="60" w:author="MKS CQS [2]" w:date="2025-04-15T14:16:00Z" w16du:dateUtc="2025-04-15T06:16:00Z">
                    <w:rPr>
                      <w:rFonts w:ascii="Arial" w:hAnsi="Arial" w:cs="Arial"/>
                      <w:b/>
                      <w:bCs/>
                      <w:sz w:val="16"/>
                      <w:szCs w:val="16"/>
                    </w:rPr>
                  </w:rPrChange>
                </w:rPr>
                <w:t>:</w:t>
              </w:r>
            </w:ins>
          </w:p>
        </w:tc>
        <w:tc>
          <w:tcPr>
            <w:tcW w:w="2413" w:type="dxa"/>
            <w:tcBorders>
              <w:top w:val="single" w:sz="4" w:space="0" w:color="000000"/>
              <w:left w:val="single" w:sz="4" w:space="0" w:color="000000"/>
              <w:bottom w:val="single" w:sz="4" w:space="0" w:color="000000"/>
              <w:right w:val="single" w:sz="4" w:space="0" w:color="000000"/>
            </w:tcBorders>
            <w:tcPrChange w:id="61" w:author="MKS CQS [2]" w:date="2025-04-15T14:17:00Z" w16du:dateUtc="2025-04-15T06:17:00Z">
              <w:tcPr>
                <w:tcW w:w="2413" w:type="dxa"/>
                <w:gridSpan w:val="5"/>
                <w:tcBorders>
                  <w:top w:val="single" w:sz="4" w:space="0" w:color="000000"/>
                  <w:left w:val="single" w:sz="4" w:space="0" w:color="000000"/>
                  <w:bottom w:val="single" w:sz="4" w:space="0" w:color="000000"/>
                  <w:right w:val="single" w:sz="4" w:space="0" w:color="000000"/>
                </w:tcBorders>
              </w:tcPr>
            </w:tcPrChange>
          </w:tcPr>
          <w:p w14:paraId="3BFAF1E0" w14:textId="77777777" w:rsidR="00292EA4" w:rsidRPr="00302AD4" w:rsidRDefault="00292EA4" w:rsidP="00A15F16">
            <w:pPr>
              <w:spacing w:line="240" w:lineRule="auto"/>
              <w:ind w:left="30"/>
              <w:jc w:val="center"/>
              <w:rPr>
                <w:ins w:id="62" w:author="MSAR LEGAL" w:date="2025-04-14T09:20:00Z" w16du:dateUtc="2025-04-14T01:20:00Z"/>
                <w:rFonts w:ascii="Arial" w:hAnsi="Arial" w:cs="Arial"/>
                <w:sz w:val="16"/>
                <w:szCs w:val="16"/>
                <w:rPrChange w:id="63" w:author="MSAR LEGAL" w:date="2025-04-14T10:18:00Z" w16du:dateUtc="2025-04-14T02:18:00Z">
                  <w:rPr>
                    <w:ins w:id="64" w:author="MSAR LEGAL" w:date="2025-04-14T09:20:00Z" w16du:dateUtc="2025-04-14T01:20:00Z"/>
                    <w:sz w:val="20"/>
                  </w:rPr>
                </w:rPrChange>
              </w:rPr>
            </w:pPr>
          </w:p>
        </w:tc>
      </w:tr>
      <w:tr w:rsidR="00231BAF" w:rsidRPr="00302AD4" w14:paraId="1DF3B13C" w14:textId="77777777" w:rsidTr="00D74BB6">
        <w:trPr>
          <w:gridAfter w:val="3"/>
          <w:wAfter w:w="11743" w:type="dxa"/>
          <w:trHeight w:val="252"/>
          <w:trPrChange w:id="65" w:author="MKS CQS [2]" w:date="2025-04-15T14:17:00Z" w16du:dateUtc="2025-04-15T06:17:00Z">
            <w:trPr>
              <w:gridBefore w:val="1"/>
              <w:gridAfter w:val="3"/>
              <w:wAfter w:w="11741" w:type="dxa"/>
              <w:trHeight w:val="252"/>
            </w:trPr>
          </w:trPrChange>
        </w:trPr>
        <w:tc>
          <w:tcPr>
            <w:tcW w:w="2962" w:type="dxa"/>
            <w:gridSpan w:val="5"/>
            <w:tcBorders>
              <w:top w:val="single" w:sz="4" w:space="0" w:color="000000"/>
              <w:left w:val="single" w:sz="4" w:space="0" w:color="000000"/>
              <w:bottom w:val="single" w:sz="4" w:space="0" w:color="000000"/>
              <w:right w:val="single" w:sz="4" w:space="0" w:color="000000"/>
            </w:tcBorders>
            <w:tcPrChange w:id="66" w:author="MKS CQS [2]" w:date="2025-04-15T14:17:00Z" w16du:dateUtc="2025-04-15T06:17:00Z">
              <w:tcPr>
                <w:tcW w:w="3240" w:type="dxa"/>
                <w:gridSpan w:val="11"/>
                <w:tcBorders>
                  <w:top w:val="single" w:sz="4" w:space="0" w:color="000000"/>
                  <w:left w:val="single" w:sz="4" w:space="0" w:color="000000"/>
                  <w:bottom w:val="single" w:sz="4" w:space="0" w:color="000000"/>
                  <w:right w:val="single" w:sz="4" w:space="0" w:color="000000"/>
                </w:tcBorders>
              </w:tcPr>
            </w:tcPrChange>
          </w:tcPr>
          <w:p w14:paraId="02C44086" w14:textId="262C796B" w:rsidR="00231BAF" w:rsidRPr="00D74BB6" w:rsidRDefault="00A91BD7" w:rsidP="00A15F16">
            <w:pPr>
              <w:spacing w:line="240" w:lineRule="auto"/>
              <w:ind w:left="5"/>
              <w:rPr>
                <w:rFonts w:ascii="Arial" w:hAnsi="Arial" w:cs="Arial"/>
                <w:sz w:val="16"/>
                <w:szCs w:val="16"/>
                <w:rPrChange w:id="67" w:author="MKS CQS [2]" w:date="2025-04-15T14:16:00Z" w16du:dateUtc="2025-04-15T06:16:00Z">
                  <w:rPr/>
                </w:rPrChange>
              </w:rPr>
            </w:pPr>
            <w:r w:rsidRPr="00D74BB6">
              <w:rPr>
                <w:rFonts w:ascii="Arial" w:hAnsi="Arial" w:cs="Arial"/>
                <w:sz w:val="16"/>
                <w:szCs w:val="16"/>
                <w:rPrChange w:id="68" w:author="MKS CQS [2]" w:date="2025-04-15T14:16:00Z" w16du:dateUtc="2025-04-15T06:16:00Z">
                  <w:rPr>
                    <w:sz w:val="20"/>
                  </w:rPr>
                </w:rPrChange>
              </w:rPr>
              <w:t>Company Registration No</w:t>
            </w:r>
            <w:ins w:id="69" w:author="MSAR LEGAL" w:date="2025-04-14T09:18:00Z" w16du:dateUtc="2025-04-14T01:18:00Z">
              <w:r w:rsidR="00292EA4" w:rsidRPr="00D74BB6">
                <w:rPr>
                  <w:rFonts w:ascii="Arial" w:hAnsi="Arial" w:cs="Arial"/>
                  <w:sz w:val="16"/>
                  <w:szCs w:val="16"/>
                  <w:rPrChange w:id="70" w:author="MKS CQS [2]" w:date="2025-04-15T14:16:00Z" w16du:dateUtc="2025-04-15T06:16:00Z">
                    <w:rPr>
                      <w:sz w:val="20"/>
                    </w:rPr>
                  </w:rPrChange>
                </w:rPr>
                <w:t>.</w:t>
              </w:r>
            </w:ins>
            <w:r w:rsidRPr="00D74BB6">
              <w:rPr>
                <w:rFonts w:ascii="Arial" w:hAnsi="Arial" w:cs="Arial"/>
                <w:sz w:val="16"/>
                <w:szCs w:val="16"/>
                <w:rPrChange w:id="71" w:author="MKS CQS [2]" w:date="2025-04-15T14:16:00Z" w16du:dateUtc="2025-04-15T06:16:00Z">
                  <w:rPr>
                    <w:sz w:val="20"/>
                  </w:rPr>
                </w:rPrChange>
              </w:rPr>
              <w:t xml:space="preserve"> (New): </w:t>
            </w:r>
          </w:p>
        </w:tc>
        <w:tc>
          <w:tcPr>
            <w:tcW w:w="3065" w:type="dxa"/>
            <w:gridSpan w:val="3"/>
            <w:tcBorders>
              <w:top w:val="single" w:sz="4" w:space="0" w:color="000000"/>
              <w:left w:val="single" w:sz="4" w:space="0" w:color="000000"/>
              <w:bottom w:val="single" w:sz="4" w:space="0" w:color="000000"/>
              <w:right w:val="single" w:sz="4" w:space="0" w:color="000000"/>
            </w:tcBorders>
            <w:tcPrChange w:id="72" w:author="MKS CQS [2]" w:date="2025-04-15T14:17:00Z" w16du:dateUtc="2025-04-15T06:17:00Z">
              <w:tcPr>
                <w:tcW w:w="2789" w:type="dxa"/>
                <w:gridSpan w:val="7"/>
                <w:tcBorders>
                  <w:top w:val="single" w:sz="4" w:space="0" w:color="000000"/>
                  <w:left w:val="single" w:sz="4" w:space="0" w:color="000000"/>
                  <w:bottom w:val="single" w:sz="4" w:space="0" w:color="000000"/>
                  <w:right w:val="single" w:sz="4" w:space="0" w:color="000000"/>
                </w:tcBorders>
              </w:tcPr>
            </w:tcPrChange>
          </w:tcPr>
          <w:p w14:paraId="3DEC12AF" w14:textId="77777777" w:rsidR="00231BAF" w:rsidRPr="00D74BB6" w:rsidRDefault="00A91BD7" w:rsidP="00A15F16">
            <w:pPr>
              <w:spacing w:line="240" w:lineRule="auto"/>
              <w:ind w:left="32"/>
              <w:jc w:val="center"/>
              <w:rPr>
                <w:rFonts w:ascii="Arial" w:hAnsi="Arial" w:cs="Arial"/>
                <w:sz w:val="16"/>
                <w:szCs w:val="16"/>
                <w:rPrChange w:id="73" w:author="MKS CQS [2]" w:date="2025-04-15T14:16:00Z" w16du:dateUtc="2025-04-15T06:16:00Z">
                  <w:rPr/>
                </w:rPrChange>
              </w:rPr>
            </w:pPr>
            <w:r w:rsidRPr="00D74BB6">
              <w:rPr>
                <w:rFonts w:ascii="Arial" w:hAnsi="Arial" w:cs="Arial"/>
                <w:sz w:val="16"/>
                <w:szCs w:val="16"/>
                <w:rPrChange w:id="74" w:author="MKS CQS [2]" w:date="2025-04-15T14:16:00Z" w16du:dateUtc="2025-04-15T06:16:00Z">
                  <w:rPr>
                    <w:sz w:val="20"/>
                  </w:rPr>
                </w:rPrChange>
              </w:rPr>
              <w:t xml:space="preserve"> </w:t>
            </w:r>
          </w:p>
        </w:tc>
        <w:tc>
          <w:tcPr>
            <w:tcW w:w="1909" w:type="dxa"/>
            <w:gridSpan w:val="3"/>
            <w:tcBorders>
              <w:top w:val="single" w:sz="4" w:space="0" w:color="000000"/>
              <w:left w:val="single" w:sz="4" w:space="0" w:color="000000"/>
              <w:bottom w:val="single" w:sz="4" w:space="0" w:color="000000"/>
              <w:right w:val="single" w:sz="4" w:space="0" w:color="000000"/>
            </w:tcBorders>
            <w:tcPrChange w:id="75" w:author="MKS CQS [2]" w:date="2025-04-15T14:17:00Z" w16du:dateUtc="2025-04-15T06:17:00Z">
              <w:tcPr>
                <w:tcW w:w="1909" w:type="dxa"/>
                <w:gridSpan w:val="9"/>
                <w:tcBorders>
                  <w:top w:val="single" w:sz="4" w:space="0" w:color="000000"/>
                  <w:left w:val="single" w:sz="4" w:space="0" w:color="000000"/>
                  <w:bottom w:val="single" w:sz="4" w:space="0" w:color="000000"/>
                  <w:right w:val="single" w:sz="4" w:space="0" w:color="000000"/>
                </w:tcBorders>
              </w:tcPr>
            </w:tcPrChange>
          </w:tcPr>
          <w:p w14:paraId="2495960A" w14:textId="77777777" w:rsidR="00231BAF" w:rsidRPr="00D74BB6" w:rsidRDefault="00A91BD7" w:rsidP="00A15F16">
            <w:pPr>
              <w:spacing w:line="240" w:lineRule="auto"/>
              <w:ind w:left="6"/>
              <w:rPr>
                <w:rFonts w:ascii="Arial" w:hAnsi="Arial" w:cs="Arial"/>
                <w:sz w:val="16"/>
                <w:szCs w:val="16"/>
                <w:rPrChange w:id="76" w:author="MKS CQS [2]" w:date="2025-04-15T14:16:00Z" w16du:dateUtc="2025-04-15T06:16:00Z">
                  <w:rPr/>
                </w:rPrChange>
              </w:rPr>
            </w:pPr>
            <w:r w:rsidRPr="00D74BB6">
              <w:rPr>
                <w:rFonts w:ascii="Arial" w:hAnsi="Arial" w:cs="Arial"/>
                <w:sz w:val="16"/>
                <w:szCs w:val="16"/>
                <w:rPrChange w:id="77" w:author="MKS CQS [2]" w:date="2025-04-15T14:16:00Z" w16du:dateUtc="2025-04-15T06:16:00Z">
                  <w:rPr>
                    <w:sz w:val="20"/>
                  </w:rPr>
                </w:rPrChange>
              </w:rPr>
              <w:t xml:space="preserve">Fax No.: </w:t>
            </w:r>
          </w:p>
        </w:tc>
        <w:tc>
          <w:tcPr>
            <w:tcW w:w="2413" w:type="dxa"/>
            <w:tcBorders>
              <w:top w:val="single" w:sz="4" w:space="0" w:color="000000"/>
              <w:left w:val="single" w:sz="4" w:space="0" w:color="000000"/>
              <w:bottom w:val="single" w:sz="4" w:space="0" w:color="000000"/>
              <w:right w:val="single" w:sz="4" w:space="0" w:color="000000"/>
            </w:tcBorders>
            <w:tcPrChange w:id="78" w:author="MKS CQS [2]" w:date="2025-04-15T14:17:00Z" w16du:dateUtc="2025-04-15T06:17:00Z">
              <w:tcPr>
                <w:tcW w:w="2413" w:type="dxa"/>
                <w:gridSpan w:val="5"/>
                <w:tcBorders>
                  <w:top w:val="single" w:sz="4" w:space="0" w:color="000000"/>
                  <w:left w:val="single" w:sz="4" w:space="0" w:color="000000"/>
                  <w:bottom w:val="single" w:sz="4" w:space="0" w:color="000000"/>
                  <w:right w:val="single" w:sz="4" w:space="0" w:color="000000"/>
                </w:tcBorders>
              </w:tcPr>
            </w:tcPrChange>
          </w:tcPr>
          <w:p w14:paraId="19A9B0E3" w14:textId="77777777" w:rsidR="00231BAF" w:rsidRPr="00302AD4" w:rsidRDefault="00A91BD7" w:rsidP="00A15F16">
            <w:pPr>
              <w:spacing w:line="240" w:lineRule="auto"/>
              <w:ind w:left="30"/>
              <w:jc w:val="center"/>
              <w:rPr>
                <w:rFonts w:ascii="Arial" w:hAnsi="Arial" w:cs="Arial"/>
                <w:sz w:val="16"/>
                <w:szCs w:val="16"/>
                <w:rPrChange w:id="79" w:author="MSAR LEGAL" w:date="2025-04-14T10:18:00Z" w16du:dateUtc="2025-04-14T02:18:00Z">
                  <w:rPr/>
                </w:rPrChange>
              </w:rPr>
            </w:pPr>
            <w:r w:rsidRPr="00302AD4">
              <w:rPr>
                <w:rFonts w:ascii="Arial" w:hAnsi="Arial" w:cs="Arial"/>
                <w:sz w:val="16"/>
                <w:szCs w:val="16"/>
                <w:rPrChange w:id="80" w:author="MSAR LEGAL" w:date="2025-04-14T10:18:00Z" w16du:dateUtc="2025-04-14T02:18:00Z">
                  <w:rPr>
                    <w:sz w:val="20"/>
                  </w:rPr>
                </w:rPrChange>
              </w:rPr>
              <w:t xml:space="preserve"> </w:t>
            </w:r>
          </w:p>
        </w:tc>
      </w:tr>
      <w:tr w:rsidR="00231BAF" w:rsidRPr="00302AD4" w14:paraId="6F99D384" w14:textId="77777777" w:rsidTr="00D74BB6">
        <w:trPr>
          <w:gridAfter w:val="3"/>
          <w:wAfter w:w="11743" w:type="dxa"/>
          <w:trHeight w:val="254"/>
          <w:trPrChange w:id="81" w:author="MKS CQS [2]" w:date="2025-04-15T14:17:00Z" w16du:dateUtc="2025-04-15T06:17:00Z">
            <w:trPr>
              <w:gridBefore w:val="1"/>
              <w:gridAfter w:val="3"/>
              <w:wAfter w:w="11741" w:type="dxa"/>
              <w:trHeight w:val="254"/>
            </w:trPr>
          </w:trPrChange>
        </w:trPr>
        <w:tc>
          <w:tcPr>
            <w:tcW w:w="2962" w:type="dxa"/>
            <w:gridSpan w:val="5"/>
            <w:tcBorders>
              <w:top w:val="single" w:sz="4" w:space="0" w:color="000000"/>
              <w:left w:val="single" w:sz="4" w:space="0" w:color="000000"/>
              <w:bottom w:val="single" w:sz="4" w:space="0" w:color="000000"/>
              <w:right w:val="single" w:sz="4" w:space="0" w:color="000000"/>
            </w:tcBorders>
            <w:tcPrChange w:id="82" w:author="MKS CQS [2]" w:date="2025-04-15T14:17:00Z" w16du:dateUtc="2025-04-15T06:17:00Z">
              <w:tcPr>
                <w:tcW w:w="3240" w:type="dxa"/>
                <w:gridSpan w:val="11"/>
                <w:tcBorders>
                  <w:top w:val="single" w:sz="4" w:space="0" w:color="000000"/>
                  <w:left w:val="single" w:sz="4" w:space="0" w:color="000000"/>
                  <w:bottom w:val="single" w:sz="4" w:space="0" w:color="000000"/>
                  <w:right w:val="single" w:sz="4" w:space="0" w:color="000000"/>
                </w:tcBorders>
              </w:tcPr>
            </w:tcPrChange>
          </w:tcPr>
          <w:p w14:paraId="28E30A30" w14:textId="6B1F6943" w:rsidR="00231BAF" w:rsidRPr="00D74BB6" w:rsidRDefault="00A91BD7" w:rsidP="00A15F16">
            <w:pPr>
              <w:spacing w:line="240" w:lineRule="auto"/>
              <w:ind w:left="5"/>
              <w:rPr>
                <w:rFonts w:ascii="Arial" w:hAnsi="Arial" w:cs="Arial"/>
                <w:sz w:val="16"/>
                <w:szCs w:val="16"/>
                <w:rPrChange w:id="83" w:author="MKS CQS [2]" w:date="2025-04-15T14:16:00Z" w16du:dateUtc="2025-04-15T06:16:00Z">
                  <w:rPr/>
                </w:rPrChange>
              </w:rPr>
            </w:pPr>
            <w:r w:rsidRPr="00D74BB6">
              <w:rPr>
                <w:rFonts w:ascii="Arial" w:hAnsi="Arial" w:cs="Arial"/>
                <w:sz w:val="16"/>
                <w:szCs w:val="16"/>
                <w:rPrChange w:id="84" w:author="MKS CQS [2]" w:date="2025-04-15T14:16:00Z" w16du:dateUtc="2025-04-15T06:16:00Z">
                  <w:rPr>
                    <w:sz w:val="20"/>
                  </w:rPr>
                </w:rPrChange>
              </w:rPr>
              <w:t>Company Registration No</w:t>
            </w:r>
            <w:ins w:id="85" w:author="MSAR LEGAL" w:date="2025-04-14T09:18:00Z" w16du:dateUtc="2025-04-14T01:18:00Z">
              <w:r w:rsidR="00292EA4" w:rsidRPr="00D74BB6">
                <w:rPr>
                  <w:rFonts w:ascii="Arial" w:hAnsi="Arial" w:cs="Arial"/>
                  <w:sz w:val="16"/>
                  <w:szCs w:val="16"/>
                  <w:rPrChange w:id="86" w:author="MKS CQS [2]" w:date="2025-04-15T14:16:00Z" w16du:dateUtc="2025-04-15T06:16:00Z">
                    <w:rPr>
                      <w:sz w:val="20"/>
                    </w:rPr>
                  </w:rPrChange>
                </w:rPr>
                <w:t>.</w:t>
              </w:r>
            </w:ins>
            <w:r w:rsidRPr="00D74BB6">
              <w:rPr>
                <w:rFonts w:ascii="Arial" w:hAnsi="Arial" w:cs="Arial"/>
                <w:sz w:val="16"/>
                <w:szCs w:val="16"/>
                <w:rPrChange w:id="87" w:author="MKS CQS [2]" w:date="2025-04-15T14:16:00Z" w16du:dateUtc="2025-04-15T06:16:00Z">
                  <w:rPr>
                    <w:sz w:val="20"/>
                  </w:rPr>
                </w:rPrChange>
              </w:rPr>
              <w:t xml:space="preserve"> (Old): </w:t>
            </w:r>
          </w:p>
        </w:tc>
        <w:tc>
          <w:tcPr>
            <w:tcW w:w="3065" w:type="dxa"/>
            <w:gridSpan w:val="3"/>
            <w:tcBorders>
              <w:top w:val="single" w:sz="4" w:space="0" w:color="000000"/>
              <w:left w:val="single" w:sz="4" w:space="0" w:color="000000"/>
              <w:bottom w:val="single" w:sz="4" w:space="0" w:color="000000"/>
              <w:right w:val="single" w:sz="4" w:space="0" w:color="000000"/>
            </w:tcBorders>
            <w:tcPrChange w:id="88" w:author="MKS CQS [2]" w:date="2025-04-15T14:17:00Z" w16du:dateUtc="2025-04-15T06:17:00Z">
              <w:tcPr>
                <w:tcW w:w="2789" w:type="dxa"/>
                <w:gridSpan w:val="7"/>
                <w:tcBorders>
                  <w:top w:val="single" w:sz="4" w:space="0" w:color="000000"/>
                  <w:left w:val="single" w:sz="4" w:space="0" w:color="000000"/>
                  <w:bottom w:val="single" w:sz="4" w:space="0" w:color="000000"/>
                  <w:right w:val="single" w:sz="4" w:space="0" w:color="000000"/>
                </w:tcBorders>
              </w:tcPr>
            </w:tcPrChange>
          </w:tcPr>
          <w:p w14:paraId="290AA08A" w14:textId="77777777" w:rsidR="00231BAF" w:rsidRPr="00D74BB6" w:rsidRDefault="00A91BD7" w:rsidP="00A15F16">
            <w:pPr>
              <w:spacing w:line="240" w:lineRule="auto"/>
              <w:ind w:left="32"/>
              <w:jc w:val="center"/>
              <w:rPr>
                <w:rFonts w:ascii="Arial" w:hAnsi="Arial" w:cs="Arial"/>
                <w:sz w:val="16"/>
                <w:szCs w:val="16"/>
                <w:rPrChange w:id="89" w:author="MKS CQS [2]" w:date="2025-04-15T14:16:00Z" w16du:dateUtc="2025-04-15T06:16:00Z">
                  <w:rPr/>
                </w:rPrChange>
              </w:rPr>
            </w:pPr>
            <w:r w:rsidRPr="00D74BB6">
              <w:rPr>
                <w:rFonts w:ascii="Arial" w:hAnsi="Arial" w:cs="Arial"/>
                <w:sz w:val="16"/>
                <w:szCs w:val="16"/>
                <w:rPrChange w:id="90" w:author="MKS CQS [2]" w:date="2025-04-15T14:16:00Z" w16du:dateUtc="2025-04-15T06:16:00Z">
                  <w:rPr>
                    <w:sz w:val="20"/>
                  </w:rPr>
                </w:rPrChange>
              </w:rPr>
              <w:t xml:space="preserve"> </w:t>
            </w:r>
          </w:p>
        </w:tc>
        <w:tc>
          <w:tcPr>
            <w:tcW w:w="1909" w:type="dxa"/>
            <w:gridSpan w:val="3"/>
            <w:tcBorders>
              <w:top w:val="single" w:sz="4" w:space="0" w:color="000000"/>
              <w:left w:val="single" w:sz="4" w:space="0" w:color="000000"/>
              <w:bottom w:val="single" w:sz="4" w:space="0" w:color="000000"/>
              <w:right w:val="single" w:sz="4" w:space="0" w:color="000000"/>
            </w:tcBorders>
            <w:tcPrChange w:id="91" w:author="MKS CQS [2]" w:date="2025-04-15T14:17:00Z" w16du:dateUtc="2025-04-15T06:17:00Z">
              <w:tcPr>
                <w:tcW w:w="1909" w:type="dxa"/>
                <w:gridSpan w:val="9"/>
                <w:tcBorders>
                  <w:top w:val="single" w:sz="4" w:space="0" w:color="000000"/>
                  <w:left w:val="single" w:sz="4" w:space="0" w:color="000000"/>
                  <w:bottom w:val="single" w:sz="4" w:space="0" w:color="000000"/>
                  <w:right w:val="single" w:sz="4" w:space="0" w:color="000000"/>
                </w:tcBorders>
              </w:tcPr>
            </w:tcPrChange>
          </w:tcPr>
          <w:p w14:paraId="17BDA474" w14:textId="77777777" w:rsidR="00231BAF" w:rsidRPr="00D74BB6" w:rsidRDefault="00A91BD7" w:rsidP="00A15F16">
            <w:pPr>
              <w:spacing w:line="240" w:lineRule="auto"/>
              <w:ind w:left="6"/>
              <w:rPr>
                <w:rFonts w:ascii="Arial" w:hAnsi="Arial" w:cs="Arial"/>
                <w:sz w:val="16"/>
                <w:szCs w:val="16"/>
                <w:rPrChange w:id="92" w:author="MKS CQS [2]" w:date="2025-04-15T14:16:00Z" w16du:dateUtc="2025-04-15T06:16:00Z">
                  <w:rPr/>
                </w:rPrChange>
              </w:rPr>
            </w:pPr>
            <w:r w:rsidRPr="00D74BB6">
              <w:rPr>
                <w:rFonts w:ascii="Arial" w:hAnsi="Arial" w:cs="Arial"/>
                <w:sz w:val="16"/>
                <w:szCs w:val="16"/>
                <w:rPrChange w:id="93" w:author="MKS CQS [2]" w:date="2025-04-15T14:16:00Z" w16du:dateUtc="2025-04-15T06:16:00Z">
                  <w:rPr>
                    <w:sz w:val="20"/>
                  </w:rPr>
                </w:rPrChange>
              </w:rPr>
              <w:t xml:space="preserve">Email: </w:t>
            </w:r>
          </w:p>
        </w:tc>
        <w:tc>
          <w:tcPr>
            <w:tcW w:w="2413" w:type="dxa"/>
            <w:tcBorders>
              <w:top w:val="single" w:sz="4" w:space="0" w:color="000000"/>
              <w:left w:val="single" w:sz="4" w:space="0" w:color="000000"/>
              <w:bottom w:val="single" w:sz="4" w:space="0" w:color="000000"/>
              <w:right w:val="single" w:sz="4" w:space="0" w:color="000000"/>
            </w:tcBorders>
            <w:tcPrChange w:id="94" w:author="MKS CQS [2]" w:date="2025-04-15T14:17:00Z" w16du:dateUtc="2025-04-15T06:17:00Z">
              <w:tcPr>
                <w:tcW w:w="2413" w:type="dxa"/>
                <w:gridSpan w:val="5"/>
                <w:tcBorders>
                  <w:top w:val="single" w:sz="4" w:space="0" w:color="000000"/>
                  <w:left w:val="single" w:sz="4" w:space="0" w:color="000000"/>
                  <w:bottom w:val="single" w:sz="4" w:space="0" w:color="000000"/>
                  <w:right w:val="single" w:sz="4" w:space="0" w:color="000000"/>
                </w:tcBorders>
              </w:tcPr>
            </w:tcPrChange>
          </w:tcPr>
          <w:p w14:paraId="615AB335" w14:textId="77777777" w:rsidR="00231BAF" w:rsidRPr="00302AD4" w:rsidRDefault="00A91BD7" w:rsidP="00A15F16">
            <w:pPr>
              <w:spacing w:line="240" w:lineRule="auto"/>
              <w:ind w:left="30"/>
              <w:jc w:val="center"/>
              <w:rPr>
                <w:rFonts w:ascii="Arial" w:hAnsi="Arial" w:cs="Arial"/>
                <w:sz w:val="16"/>
                <w:szCs w:val="16"/>
                <w:rPrChange w:id="95" w:author="MSAR LEGAL" w:date="2025-04-14T10:18:00Z" w16du:dateUtc="2025-04-14T02:18:00Z">
                  <w:rPr/>
                </w:rPrChange>
              </w:rPr>
            </w:pPr>
            <w:r w:rsidRPr="00302AD4">
              <w:rPr>
                <w:rFonts w:ascii="Arial" w:hAnsi="Arial" w:cs="Arial"/>
                <w:sz w:val="16"/>
                <w:szCs w:val="16"/>
                <w:rPrChange w:id="96" w:author="MSAR LEGAL" w:date="2025-04-14T10:18:00Z" w16du:dateUtc="2025-04-14T02:18:00Z">
                  <w:rPr>
                    <w:sz w:val="20"/>
                  </w:rPr>
                </w:rPrChange>
              </w:rPr>
              <w:t xml:space="preserve"> </w:t>
            </w:r>
          </w:p>
        </w:tc>
      </w:tr>
      <w:tr w:rsidR="00292EA4" w:rsidRPr="00302AD4" w14:paraId="6476958A" w14:textId="77777777" w:rsidTr="00D74BB6">
        <w:trPr>
          <w:gridAfter w:val="3"/>
          <w:wAfter w:w="11743" w:type="dxa"/>
          <w:trHeight w:val="254"/>
          <w:ins w:id="97" w:author="MSAR LEGAL" w:date="2025-04-14T09:20:00Z"/>
          <w:trPrChange w:id="98" w:author="MKS CQS [2]" w:date="2025-04-15T14:17:00Z" w16du:dateUtc="2025-04-15T06:17:00Z">
            <w:trPr>
              <w:gridBefore w:val="1"/>
              <w:gridAfter w:val="3"/>
              <w:wAfter w:w="11741" w:type="dxa"/>
              <w:trHeight w:val="254"/>
            </w:trPr>
          </w:trPrChange>
        </w:trPr>
        <w:tc>
          <w:tcPr>
            <w:tcW w:w="2962" w:type="dxa"/>
            <w:gridSpan w:val="5"/>
            <w:tcBorders>
              <w:top w:val="single" w:sz="4" w:space="0" w:color="000000"/>
              <w:left w:val="single" w:sz="4" w:space="0" w:color="000000"/>
              <w:bottom w:val="single" w:sz="4" w:space="0" w:color="000000"/>
              <w:right w:val="single" w:sz="4" w:space="0" w:color="000000"/>
            </w:tcBorders>
            <w:tcPrChange w:id="99" w:author="MKS CQS [2]" w:date="2025-04-15T14:17:00Z" w16du:dateUtc="2025-04-15T06:17:00Z">
              <w:tcPr>
                <w:tcW w:w="3240" w:type="dxa"/>
                <w:gridSpan w:val="11"/>
                <w:tcBorders>
                  <w:top w:val="single" w:sz="4" w:space="0" w:color="000000"/>
                  <w:left w:val="single" w:sz="4" w:space="0" w:color="000000"/>
                  <w:bottom w:val="single" w:sz="4" w:space="0" w:color="000000"/>
                  <w:right w:val="single" w:sz="4" w:space="0" w:color="000000"/>
                </w:tcBorders>
              </w:tcPr>
            </w:tcPrChange>
          </w:tcPr>
          <w:p w14:paraId="541AB89D" w14:textId="2EDDEE3B" w:rsidR="00292EA4" w:rsidRPr="00D74BB6" w:rsidRDefault="00292EA4" w:rsidP="00A15F16">
            <w:pPr>
              <w:spacing w:line="240" w:lineRule="auto"/>
              <w:ind w:left="5"/>
              <w:rPr>
                <w:ins w:id="100" w:author="MSAR LEGAL" w:date="2025-04-14T09:20:00Z" w16du:dateUtc="2025-04-14T01:20:00Z"/>
                <w:rFonts w:ascii="Arial" w:hAnsi="Arial" w:cs="Arial"/>
                <w:sz w:val="16"/>
                <w:szCs w:val="16"/>
                <w:rPrChange w:id="101" w:author="MKS CQS [2]" w:date="2025-04-15T14:16:00Z" w16du:dateUtc="2025-04-15T06:16:00Z">
                  <w:rPr>
                    <w:ins w:id="102" w:author="MSAR LEGAL" w:date="2025-04-14T09:20:00Z" w16du:dateUtc="2025-04-14T01:20:00Z"/>
                    <w:sz w:val="20"/>
                  </w:rPr>
                </w:rPrChange>
              </w:rPr>
            </w:pPr>
            <w:ins w:id="103" w:author="MSAR LEGAL" w:date="2025-04-14T09:20:00Z" w16du:dateUtc="2025-04-14T01:20:00Z">
              <w:r w:rsidRPr="00D74BB6">
                <w:rPr>
                  <w:rFonts w:ascii="Arial" w:hAnsi="Arial" w:cs="Arial"/>
                  <w:sz w:val="16"/>
                  <w:szCs w:val="16"/>
                  <w:rPrChange w:id="104" w:author="MKS CQS [2]" w:date="2025-04-15T14:16:00Z" w16du:dateUtc="2025-04-15T06:16:00Z">
                    <w:rPr>
                      <w:rFonts w:ascii="Arial" w:hAnsi="Arial" w:cs="Arial"/>
                      <w:b/>
                      <w:bCs/>
                      <w:sz w:val="20"/>
                      <w:szCs w:val="20"/>
                    </w:rPr>
                  </w:rPrChange>
                </w:rPr>
                <w:t>Country of Incorporation</w:t>
              </w:r>
            </w:ins>
            <w:ins w:id="105" w:author="MKS CQS" w:date="2025-04-15T12:29:00Z" w16du:dateUtc="2025-04-15T04:29:00Z">
              <w:r w:rsidR="009A2F73" w:rsidRPr="00D74BB6">
                <w:rPr>
                  <w:rFonts w:ascii="Arial" w:hAnsi="Arial" w:cs="Arial"/>
                  <w:sz w:val="16"/>
                  <w:szCs w:val="16"/>
                  <w:rPrChange w:id="106" w:author="MKS CQS [2]" w:date="2025-04-15T14:16:00Z" w16du:dateUtc="2025-04-15T06:16:00Z">
                    <w:rPr>
                      <w:rFonts w:ascii="Arial" w:hAnsi="Arial" w:cs="Arial"/>
                      <w:b/>
                      <w:bCs/>
                      <w:sz w:val="16"/>
                      <w:szCs w:val="16"/>
                    </w:rPr>
                  </w:rPrChange>
                </w:rPr>
                <w:t>:</w:t>
              </w:r>
            </w:ins>
          </w:p>
        </w:tc>
        <w:tc>
          <w:tcPr>
            <w:tcW w:w="3065" w:type="dxa"/>
            <w:gridSpan w:val="3"/>
            <w:tcBorders>
              <w:top w:val="single" w:sz="4" w:space="0" w:color="000000"/>
              <w:left w:val="single" w:sz="4" w:space="0" w:color="000000"/>
              <w:bottom w:val="single" w:sz="4" w:space="0" w:color="000000"/>
              <w:right w:val="single" w:sz="4" w:space="0" w:color="000000"/>
            </w:tcBorders>
            <w:tcPrChange w:id="107" w:author="MKS CQS [2]" w:date="2025-04-15T14:17:00Z" w16du:dateUtc="2025-04-15T06:17:00Z">
              <w:tcPr>
                <w:tcW w:w="2789" w:type="dxa"/>
                <w:gridSpan w:val="7"/>
                <w:tcBorders>
                  <w:top w:val="single" w:sz="4" w:space="0" w:color="000000"/>
                  <w:left w:val="single" w:sz="4" w:space="0" w:color="000000"/>
                  <w:bottom w:val="single" w:sz="4" w:space="0" w:color="000000"/>
                  <w:right w:val="single" w:sz="4" w:space="0" w:color="000000"/>
                </w:tcBorders>
              </w:tcPr>
            </w:tcPrChange>
          </w:tcPr>
          <w:p w14:paraId="202937FA" w14:textId="77777777" w:rsidR="00292EA4" w:rsidRPr="00D74BB6" w:rsidRDefault="00292EA4" w:rsidP="00A15F16">
            <w:pPr>
              <w:spacing w:line="240" w:lineRule="auto"/>
              <w:ind w:left="32"/>
              <w:jc w:val="center"/>
              <w:rPr>
                <w:ins w:id="108" w:author="MSAR LEGAL" w:date="2025-04-14T09:20:00Z" w16du:dateUtc="2025-04-14T01:20:00Z"/>
                <w:rFonts w:ascii="Arial" w:hAnsi="Arial" w:cs="Arial"/>
                <w:sz w:val="16"/>
                <w:szCs w:val="16"/>
                <w:rPrChange w:id="109" w:author="MKS CQS [2]" w:date="2025-04-15T14:16:00Z" w16du:dateUtc="2025-04-15T06:16:00Z">
                  <w:rPr>
                    <w:ins w:id="110" w:author="MSAR LEGAL" w:date="2025-04-14T09:20:00Z" w16du:dateUtc="2025-04-14T01:20:00Z"/>
                    <w:sz w:val="20"/>
                  </w:rPr>
                </w:rPrChange>
              </w:rPr>
            </w:pPr>
          </w:p>
        </w:tc>
        <w:tc>
          <w:tcPr>
            <w:tcW w:w="1909" w:type="dxa"/>
            <w:gridSpan w:val="3"/>
            <w:tcBorders>
              <w:top w:val="single" w:sz="4" w:space="0" w:color="000000"/>
              <w:left w:val="single" w:sz="4" w:space="0" w:color="000000"/>
              <w:bottom w:val="single" w:sz="4" w:space="0" w:color="000000"/>
              <w:right w:val="single" w:sz="4" w:space="0" w:color="000000"/>
            </w:tcBorders>
            <w:tcPrChange w:id="111" w:author="MKS CQS [2]" w:date="2025-04-15T14:17:00Z" w16du:dateUtc="2025-04-15T06:17:00Z">
              <w:tcPr>
                <w:tcW w:w="1909" w:type="dxa"/>
                <w:gridSpan w:val="9"/>
                <w:tcBorders>
                  <w:top w:val="single" w:sz="4" w:space="0" w:color="000000"/>
                  <w:left w:val="single" w:sz="4" w:space="0" w:color="000000"/>
                  <w:bottom w:val="single" w:sz="4" w:space="0" w:color="000000"/>
                  <w:right w:val="single" w:sz="4" w:space="0" w:color="000000"/>
                </w:tcBorders>
              </w:tcPr>
            </w:tcPrChange>
          </w:tcPr>
          <w:p w14:paraId="21B61B9E" w14:textId="331E082A" w:rsidR="00292EA4" w:rsidRPr="00D74BB6" w:rsidRDefault="00292EA4" w:rsidP="00292EA4">
            <w:pPr>
              <w:rPr>
                <w:ins w:id="112" w:author="MSAR LEGAL" w:date="2025-04-14T09:20:00Z" w16du:dateUtc="2025-04-14T01:20:00Z"/>
                <w:rFonts w:ascii="Arial" w:hAnsi="Arial" w:cs="Arial"/>
                <w:sz w:val="16"/>
                <w:szCs w:val="16"/>
                <w:rPrChange w:id="113" w:author="MKS CQS [2]" w:date="2025-04-15T14:16:00Z" w16du:dateUtc="2025-04-15T06:16:00Z">
                  <w:rPr>
                    <w:ins w:id="114" w:author="MSAR LEGAL" w:date="2025-04-14T09:20:00Z" w16du:dateUtc="2025-04-14T01:20:00Z"/>
                    <w:rFonts w:ascii="Arial" w:hAnsi="Arial" w:cs="Arial"/>
                    <w:b/>
                    <w:bCs/>
                    <w:sz w:val="20"/>
                    <w:szCs w:val="20"/>
                  </w:rPr>
                </w:rPrChange>
              </w:rPr>
            </w:pPr>
            <w:ins w:id="115" w:author="MSAR LEGAL" w:date="2025-04-14T09:20:00Z" w16du:dateUtc="2025-04-14T01:20:00Z">
              <w:r w:rsidRPr="00D74BB6">
                <w:rPr>
                  <w:rFonts w:ascii="Arial" w:hAnsi="Arial" w:cs="Arial"/>
                  <w:sz w:val="16"/>
                  <w:szCs w:val="16"/>
                  <w:rPrChange w:id="116" w:author="MKS CQS [2]" w:date="2025-04-15T14:16:00Z" w16du:dateUtc="2025-04-15T06:16:00Z">
                    <w:rPr>
                      <w:rFonts w:ascii="Arial" w:hAnsi="Arial" w:cs="Arial"/>
                      <w:b/>
                      <w:bCs/>
                      <w:sz w:val="20"/>
                      <w:szCs w:val="20"/>
                    </w:rPr>
                  </w:rPrChange>
                </w:rPr>
                <w:t>Date of Incorporation</w:t>
              </w:r>
            </w:ins>
            <w:ins w:id="117" w:author="MKS CQS" w:date="2025-04-15T12:29:00Z" w16du:dateUtc="2025-04-15T04:29:00Z">
              <w:r w:rsidR="009A2F73" w:rsidRPr="00D74BB6">
                <w:rPr>
                  <w:rFonts w:ascii="Arial" w:hAnsi="Arial" w:cs="Arial"/>
                  <w:sz w:val="16"/>
                  <w:szCs w:val="16"/>
                  <w:rPrChange w:id="118" w:author="MKS CQS [2]" w:date="2025-04-15T14:16:00Z" w16du:dateUtc="2025-04-15T06:16:00Z">
                    <w:rPr>
                      <w:rFonts w:ascii="Arial" w:hAnsi="Arial" w:cs="Arial"/>
                      <w:b/>
                      <w:bCs/>
                      <w:sz w:val="16"/>
                      <w:szCs w:val="16"/>
                    </w:rPr>
                  </w:rPrChange>
                </w:rPr>
                <w:t>:</w:t>
              </w:r>
            </w:ins>
          </w:p>
          <w:p w14:paraId="68553C99" w14:textId="624E4B99" w:rsidR="00292EA4" w:rsidRPr="00D74BB6" w:rsidRDefault="00292EA4" w:rsidP="00292EA4">
            <w:pPr>
              <w:spacing w:line="240" w:lineRule="auto"/>
              <w:ind w:left="6"/>
              <w:rPr>
                <w:ins w:id="119" w:author="MSAR LEGAL" w:date="2025-04-14T09:20:00Z" w16du:dateUtc="2025-04-14T01:20:00Z"/>
                <w:rFonts w:ascii="Arial" w:hAnsi="Arial" w:cs="Arial"/>
                <w:sz w:val="16"/>
                <w:szCs w:val="16"/>
                <w:rPrChange w:id="120" w:author="MKS CQS [2]" w:date="2025-04-15T14:16:00Z" w16du:dateUtc="2025-04-15T06:16:00Z">
                  <w:rPr>
                    <w:ins w:id="121" w:author="MSAR LEGAL" w:date="2025-04-14T09:20:00Z" w16du:dateUtc="2025-04-14T01:20:00Z"/>
                    <w:sz w:val="20"/>
                  </w:rPr>
                </w:rPrChange>
              </w:rPr>
            </w:pPr>
            <w:ins w:id="122" w:author="MSAR LEGAL" w:date="2025-04-14T09:20:00Z" w16du:dateUtc="2025-04-14T01:20:00Z">
              <w:r w:rsidRPr="00D74BB6">
                <w:rPr>
                  <w:rFonts w:ascii="Arial" w:hAnsi="Arial" w:cs="Arial"/>
                  <w:sz w:val="16"/>
                  <w:szCs w:val="16"/>
                  <w:rPrChange w:id="123" w:author="MKS CQS [2]" w:date="2025-04-15T14:16:00Z" w16du:dateUtc="2025-04-15T06:16:00Z">
                    <w:rPr>
                      <w:rFonts w:ascii="Arial" w:hAnsi="Arial" w:cs="Arial"/>
                      <w:sz w:val="20"/>
                      <w:szCs w:val="20"/>
                    </w:rPr>
                  </w:rPrChange>
                </w:rPr>
                <w:t>(dd/mm/</w:t>
              </w:r>
              <w:proofErr w:type="spellStart"/>
              <w:r w:rsidRPr="00D74BB6">
                <w:rPr>
                  <w:rFonts w:ascii="Arial" w:hAnsi="Arial" w:cs="Arial"/>
                  <w:sz w:val="16"/>
                  <w:szCs w:val="16"/>
                  <w:rPrChange w:id="124" w:author="MKS CQS [2]" w:date="2025-04-15T14:16:00Z" w16du:dateUtc="2025-04-15T06:16:00Z">
                    <w:rPr>
                      <w:rFonts w:ascii="Arial" w:hAnsi="Arial" w:cs="Arial"/>
                      <w:sz w:val="20"/>
                      <w:szCs w:val="20"/>
                    </w:rPr>
                  </w:rPrChange>
                </w:rPr>
                <w:t>yyyy</w:t>
              </w:r>
              <w:proofErr w:type="spellEnd"/>
              <w:r w:rsidRPr="00D74BB6">
                <w:rPr>
                  <w:rFonts w:ascii="Arial" w:hAnsi="Arial" w:cs="Arial"/>
                  <w:sz w:val="16"/>
                  <w:szCs w:val="16"/>
                  <w:rPrChange w:id="125" w:author="MKS CQS [2]" w:date="2025-04-15T14:16:00Z" w16du:dateUtc="2025-04-15T06:16:00Z">
                    <w:rPr>
                      <w:rFonts w:ascii="Arial" w:hAnsi="Arial" w:cs="Arial"/>
                      <w:sz w:val="20"/>
                      <w:szCs w:val="20"/>
                    </w:rPr>
                  </w:rPrChange>
                </w:rPr>
                <w:t>)</w:t>
              </w:r>
            </w:ins>
          </w:p>
        </w:tc>
        <w:tc>
          <w:tcPr>
            <w:tcW w:w="2413" w:type="dxa"/>
            <w:tcBorders>
              <w:top w:val="single" w:sz="4" w:space="0" w:color="000000"/>
              <w:left w:val="single" w:sz="4" w:space="0" w:color="000000"/>
              <w:bottom w:val="single" w:sz="4" w:space="0" w:color="000000"/>
              <w:right w:val="single" w:sz="4" w:space="0" w:color="000000"/>
            </w:tcBorders>
            <w:tcPrChange w:id="126" w:author="MKS CQS [2]" w:date="2025-04-15T14:17:00Z" w16du:dateUtc="2025-04-15T06:17:00Z">
              <w:tcPr>
                <w:tcW w:w="2413" w:type="dxa"/>
                <w:gridSpan w:val="5"/>
                <w:tcBorders>
                  <w:top w:val="single" w:sz="4" w:space="0" w:color="000000"/>
                  <w:left w:val="single" w:sz="4" w:space="0" w:color="000000"/>
                  <w:bottom w:val="single" w:sz="4" w:space="0" w:color="000000"/>
                  <w:right w:val="single" w:sz="4" w:space="0" w:color="000000"/>
                </w:tcBorders>
              </w:tcPr>
            </w:tcPrChange>
          </w:tcPr>
          <w:p w14:paraId="29029E10" w14:textId="77777777" w:rsidR="00292EA4" w:rsidRPr="00302AD4" w:rsidRDefault="00292EA4" w:rsidP="00A15F16">
            <w:pPr>
              <w:spacing w:line="240" w:lineRule="auto"/>
              <w:ind w:left="30"/>
              <w:jc w:val="center"/>
              <w:rPr>
                <w:ins w:id="127" w:author="MSAR LEGAL" w:date="2025-04-14T09:20:00Z" w16du:dateUtc="2025-04-14T01:20:00Z"/>
                <w:rFonts w:ascii="Arial" w:hAnsi="Arial" w:cs="Arial"/>
                <w:sz w:val="16"/>
                <w:szCs w:val="16"/>
                <w:rPrChange w:id="128" w:author="MSAR LEGAL" w:date="2025-04-14T10:18:00Z" w16du:dateUtc="2025-04-14T02:18:00Z">
                  <w:rPr>
                    <w:ins w:id="129" w:author="MSAR LEGAL" w:date="2025-04-14T09:20:00Z" w16du:dateUtc="2025-04-14T01:20:00Z"/>
                    <w:sz w:val="20"/>
                  </w:rPr>
                </w:rPrChange>
              </w:rPr>
            </w:pPr>
          </w:p>
        </w:tc>
      </w:tr>
      <w:tr w:rsidR="00292EA4" w:rsidRPr="00302AD4" w14:paraId="1417484F" w14:textId="77777777" w:rsidTr="00D74BB6">
        <w:trPr>
          <w:gridAfter w:val="3"/>
          <w:wAfter w:w="11743" w:type="dxa"/>
          <w:trHeight w:val="254"/>
          <w:ins w:id="130" w:author="MSAR LEGAL" w:date="2025-04-14T09:21:00Z"/>
          <w:trPrChange w:id="131" w:author="MKS CQS [2]" w:date="2025-04-15T14:17:00Z" w16du:dateUtc="2025-04-15T06:17:00Z">
            <w:trPr>
              <w:gridBefore w:val="1"/>
              <w:gridAfter w:val="3"/>
              <w:wAfter w:w="11741" w:type="dxa"/>
              <w:trHeight w:val="254"/>
            </w:trPr>
          </w:trPrChange>
        </w:trPr>
        <w:tc>
          <w:tcPr>
            <w:tcW w:w="2962" w:type="dxa"/>
            <w:gridSpan w:val="5"/>
            <w:tcBorders>
              <w:top w:val="single" w:sz="4" w:space="0" w:color="000000"/>
              <w:left w:val="single" w:sz="4" w:space="0" w:color="000000"/>
              <w:bottom w:val="single" w:sz="4" w:space="0" w:color="000000"/>
              <w:right w:val="single" w:sz="4" w:space="0" w:color="000000"/>
            </w:tcBorders>
            <w:tcPrChange w:id="132" w:author="MKS CQS [2]" w:date="2025-04-15T14:17:00Z" w16du:dateUtc="2025-04-15T06:17:00Z">
              <w:tcPr>
                <w:tcW w:w="3240" w:type="dxa"/>
                <w:gridSpan w:val="11"/>
                <w:tcBorders>
                  <w:top w:val="single" w:sz="4" w:space="0" w:color="000000"/>
                  <w:left w:val="single" w:sz="4" w:space="0" w:color="000000"/>
                  <w:bottom w:val="single" w:sz="4" w:space="0" w:color="000000"/>
                  <w:right w:val="single" w:sz="4" w:space="0" w:color="000000"/>
                </w:tcBorders>
              </w:tcPr>
            </w:tcPrChange>
          </w:tcPr>
          <w:p w14:paraId="17CF4A15" w14:textId="77777777" w:rsidR="00283BF2" w:rsidRPr="00D74BB6" w:rsidRDefault="00283BF2" w:rsidP="00A15F16">
            <w:pPr>
              <w:spacing w:line="240" w:lineRule="auto"/>
              <w:ind w:left="5"/>
              <w:rPr>
                <w:ins w:id="133" w:author="MSAR LEGAL" w:date="2025-04-14T10:21:00Z" w16du:dateUtc="2025-04-14T02:21:00Z"/>
                <w:rFonts w:ascii="Arial" w:hAnsi="Arial" w:cs="Arial"/>
                <w:sz w:val="16"/>
                <w:szCs w:val="16"/>
                <w:rPrChange w:id="134" w:author="MKS CQS [2]" w:date="2025-04-15T14:16:00Z" w16du:dateUtc="2025-04-15T06:16:00Z">
                  <w:rPr>
                    <w:ins w:id="135" w:author="MSAR LEGAL" w:date="2025-04-14T10:21:00Z" w16du:dateUtc="2025-04-14T02:21:00Z"/>
                    <w:rFonts w:ascii="Arial" w:hAnsi="Arial" w:cs="Arial"/>
                    <w:b/>
                    <w:bCs/>
                    <w:sz w:val="16"/>
                    <w:szCs w:val="16"/>
                  </w:rPr>
                </w:rPrChange>
              </w:rPr>
            </w:pPr>
          </w:p>
          <w:p w14:paraId="539C306E" w14:textId="1DFFEFAB" w:rsidR="00283BF2" w:rsidRPr="00D74BB6" w:rsidRDefault="00283BF2" w:rsidP="00283BF2">
            <w:pPr>
              <w:spacing w:line="240" w:lineRule="auto"/>
              <w:ind w:left="5"/>
              <w:rPr>
                <w:ins w:id="136" w:author="MSAR LEGAL" w:date="2025-04-14T10:21:00Z" w16du:dateUtc="2025-04-14T02:21:00Z"/>
                <w:rFonts w:ascii="Arial" w:hAnsi="Arial" w:cs="Arial"/>
                <w:sz w:val="16"/>
                <w:szCs w:val="16"/>
              </w:rPr>
            </w:pPr>
            <w:ins w:id="137" w:author="MSAR LEGAL" w:date="2025-04-14T10:21:00Z" w16du:dateUtc="2025-04-14T02:21:00Z">
              <w:r w:rsidRPr="00D74BB6">
                <w:rPr>
                  <w:rFonts w:ascii="Arial" w:hAnsi="Arial" w:cs="Arial"/>
                  <w:sz w:val="16"/>
                  <w:szCs w:val="16"/>
                </w:rPr>
                <w:t>Company Organisation</w:t>
              </w:r>
            </w:ins>
            <w:ins w:id="138" w:author="MKS CQS" w:date="2025-04-15T12:29:00Z" w16du:dateUtc="2025-04-15T04:29:00Z">
              <w:r w:rsidR="009A2F73" w:rsidRPr="00D74BB6">
                <w:rPr>
                  <w:rFonts w:ascii="Arial" w:hAnsi="Arial" w:cs="Arial"/>
                  <w:sz w:val="16"/>
                  <w:szCs w:val="16"/>
                </w:rPr>
                <w:t>:</w:t>
              </w:r>
            </w:ins>
            <w:ins w:id="139" w:author="MSAR LEGAL" w:date="2025-04-14T10:21:00Z" w16du:dateUtc="2025-04-14T02:21:00Z">
              <w:r w:rsidRPr="00D74BB6">
                <w:rPr>
                  <w:rFonts w:ascii="Arial" w:hAnsi="Arial" w:cs="Arial"/>
                  <w:sz w:val="16"/>
                  <w:szCs w:val="16"/>
                </w:rPr>
                <w:t xml:space="preserve">  </w:t>
              </w:r>
            </w:ins>
          </w:p>
          <w:p w14:paraId="2F9C73A1" w14:textId="1B856C1F" w:rsidR="00283BF2" w:rsidRPr="00D74BB6" w:rsidRDefault="00283BF2" w:rsidP="00283BF2">
            <w:pPr>
              <w:spacing w:line="240" w:lineRule="auto"/>
              <w:ind w:left="5"/>
              <w:rPr>
                <w:ins w:id="140" w:author="MSAR LEGAL" w:date="2025-04-14T09:21:00Z" w16du:dateUtc="2025-04-14T01:21:00Z"/>
                <w:rFonts w:ascii="Arial" w:hAnsi="Arial" w:cs="Arial"/>
                <w:sz w:val="16"/>
                <w:szCs w:val="16"/>
                <w:rPrChange w:id="141" w:author="MKS CQS [2]" w:date="2025-04-15T14:16:00Z" w16du:dateUtc="2025-04-15T06:16:00Z">
                  <w:rPr>
                    <w:ins w:id="142" w:author="MSAR LEGAL" w:date="2025-04-14T09:21:00Z" w16du:dateUtc="2025-04-14T01:21:00Z"/>
                    <w:rFonts w:ascii="Arial" w:hAnsi="Arial" w:cs="Arial"/>
                    <w:b/>
                    <w:bCs/>
                    <w:sz w:val="20"/>
                    <w:szCs w:val="20"/>
                  </w:rPr>
                </w:rPrChange>
              </w:rPr>
            </w:pPr>
            <w:ins w:id="143" w:author="MSAR LEGAL" w:date="2025-04-14T10:21:00Z" w16du:dateUtc="2025-04-14T02:21:00Z">
              <w:r w:rsidRPr="00D74BB6">
                <w:rPr>
                  <w:rFonts w:ascii="Arial" w:hAnsi="Arial" w:cs="Arial"/>
                  <w:sz w:val="16"/>
                  <w:szCs w:val="16"/>
                </w:rPr>
                <w:t>(Total Staffing including management)</w:t>
              </w:r>
            </w:ins>
          </w:p>
        </w:tc>
        <w:tc>
          <w:tcPr>
            <w:tcW w:w="3065" w:type="dxa"/>
            <w:gridSpan w:val="3"/>
            <w:tcBorders>
              <w:top w:val="single" w:sz="4" w:space="0" w:color="000000"/>
              <w:left w:val="single" w:sz="4" w:space="0" w:color="000000"/>
              <w:bottom w:val="single" w:sz="4" w:space="0" w:color="000000"/>
              <w:right w:val="single" w:sz="4" w:space="0" w:color="000000"/>
            </w:tcBorders>
            <w:tcPrChange w:id="144" w:author="MKS CQS [2]" w:date="2025-04-15T14:17:00Z" w16du:dateUtc="2025-04-15T06:17:00Z">
              <w:tcPr>
                <w:tcW w:w="2789" w:type="dxa"/>
                <w:gridSpan w:val="7"/>
                <w:tcBorders>
                  <w:top w:val="single" w:sz="4" w:space="0" w:color="000000"/>
                  <w:left w:val="single" w:sz="4" w:space="0" w:color="000000"/>
                  <w:bottom w:val="single" w:sz="4" w:space="0" w:color="000000"/>
                  <w:right w:val="single" w:sz="4" w:space="0" w:color="000000"/>
                </w:tcBorders>
              </w:tcPr>
            </w:tcPrChange>
          </w:tcPr>
          <w:p w14:paraId="3954F1FC" w14:textId="3103C914" w:rsidR="00283BF2" w:rsidRPr="00D74BB6" w:rsidRDefault="00283BF2">
            <w:pPr>
              <w:spacing w:line="240" w:lineRule="auto"/>
              <w:ind w:left="157"/>
              <w:rPr>
                <w:ins w:id="145" w:author="MSAR LEGAL" w:date="2025-04-14T10:22:00Z" w16du:dateUtc="2025-04-14T02:22:00Z"/>
                <w:rFonts w:ascii="Arial" w:hAnsi="Arial" w:cs="Arial"/>
                <w:sz w:val="16"/>
                <w:szCs w:val="16"/>
              </w:rPr>
              <w:pPrChange w:id="146" w:author="MKS CQS" w:date="2025-04-15T12:27:00Z" w16du:dateUtc="2025-04-15T04:27:00Z">
                <w:pPr>
                  <w:spacing w:line="240" w:lineRule="auto"/>
                  <w:ind w:left="32"/>
                  <w:jc w:val="center"/>
                </w:pPr>
              </w:pPrChange>
            </w:pPr>
            <w:ins w:id="147" w:author="MSAR LEGAL" w:date="2025-04-14T10:21:00Z" w16du:dateUtc="2025-04-14T02:21:00Z">
              <w:del w:id="148" w:author="MKS CQS" w:date="2025-04-15T12:26:00Z" w16du:dateUtc="2025-04-15T04:26:00Z">
                <w:r w:rsidRPr="00D74BB6" w:rsidDel="009A2F73">
                  <w:rPr>
                    <w:rFonts w:ascii="Arial" w:hAnsi="Arial" w:cs="Arial"/>
                    <w:sz w:val="16"/>
                    <w:szCs w:val="16"/>
                  </w:rPr>
                  <w:delText xml:space="preserve">, </w:delText>
                </w:r>
              </w:del>
              <w:del w:id="149" w:author="MKS CQS" w:date="2025-04-15T12:27:00Z" w16du:dateUtc="2025-04-15T04:27:00Z">
                <w:r w:rsidRPr="00D74BB6" w:rsidDel="009A2F73">
                  <w:rPr>
                    <w:rFonts w:ascii="Arial" w:hAnsi="Arial" w:cs="Arial"/>
                    <w:sz w:val="16"/>
                    <w:szCs w:val="16"/>
                  </w:rPr>
                  <w:tab/>
                </w:r>
              </w:del>
              <w:r w:rsidRPr="00D74BB6">
                <w:rPr>
                  <w:rFonts w:ascii="Cambria Math" w:hAnsi="Cambria Math" w:cs="Cambria Math"/>
                  <w:sz w:val="16"/>
                  <w:szCs w:val="16"/>
                </w:rPr>
                <w:t>⃝</w:t>
              </w:r>
              <w:r w:rsidRPr="00D74BB6">
                <w:rPr>
                  <w:rFonts w:ascii="Arial" w:hAnsi="Arial" w:cs="Arial"/>
                  <w:sz w:val="16"/>
                  <w:szCs w:val="16"/>
                </w:rPr>
                <w:t xml:space="preserve"> More than 15 </w:t>
              </w:r>
            </w:ins>
          </w:p>
          <w:p w14:paraId="4B5D624A" w14:textId="12FAFD63" w:rsidR="00283BF2" w:rsidRPr="00D74BB6" w:rsidRDefault="00283BF2">
            <w:pPr>
              <w:spacing w:line="240" w:lineRule="auto"/>
              <w:ind w:left="157"/>
              <w:rPr>
                <w:ins w:id="150" w:author="MSAR LEGAL" w:date="2025-04-14T10:22:00Z" w16du:dateUtc="2025-04-14T02:22:00Z"/>
                <w:rFonts w:ascii="Arial" w:hAnsi="Arial" w:cs="Arial"/>
                <w:sz w:val="16"/>
                <w:szCs w:val="16"/>
              </w:rPr>
              <w:pPrChange w:id="151" w:author="MKS CQS" w:date="2025-04-15T12:27:00Z" w16du:dateUtc="2025-04-15T04:27:00Z">
                <w:pPr>
                  <w:spacing w:line="240" w:lineRule="auto"/>
                  <w:ind w:left="32"/>
                  <w:jc w:val="center"/>
                </w:pPr>
              </w:pPrChange>
            </w:pPr>
            <w:ins w:id="152" w:author="MSAR LEGAL" w:date="2025-04-14T10:21:00Z" w16du:dateUtc="2025-04-14T02:21:00Z">
              <w:del w:id="153" w:author="MKS CQS" w:date="2025-04-15T12:27:00Z" w16du:dateUtc="2025-04-15T04:27:00Z">
                <w:r w:rsidRPr="00D74BB6" w:rsidDel="009A2F73">
                  <w:rPr>
                    <w:rFonts w:ascii="Arial" w:hAnsi="Arial" w:cs="Arial"/>
                    <w:sz w:val="16"/>
                    <w:szCs w:val="16"/>
                  </w:rPr>
                  <w:tab/>
                </w:r>
              </w:del>
              <w:r w:rsidRPr="00D74BB6">
                <w:rPr>
                  <w:rFonts w:ascii="Cambria Math" w:hAnsi="Cambria Math" w:cs="Cambria Math"/>
                  <w:sz w:val="16"/>
                  <w:szCs w:val="16"/>
                </w:rPr>
                <w:t>⃝</w:t>
              </w:r>
              <w:r w:rsidRPr="00D74BB6">
                <w:rPr>
                  <w:rFonts w:ascii="Arial" w:hAnsi="Arial" w:cs="Arial"/>
                  <w:sz w:val="16"/>
                  <w:szCs w:val="16"/>
                </w:rPr>
                <w:t xml:space="preserve"> 10 </w:t>
              </w:r>
            </w:ins>
            <w:ins w:id="154" w:author="MSAR LEGAL" w:date="2025-04-14T10:22:00Z" w16du:dateUtc="2025-04-14T02:22:00Z">
              <w:r w:rsidRPr="00D74BB6">
                <w:rPr>
                  <w:rFonts w:ascii="Arial" w:hAnsi="Arial" w:cs="Arial"/>
                  <w:sz w:val="16"/>
                  <w:szCs w:val="16"/>
                </w:rPr>
                <w:t>–</w:t>
              </w:r>
            </w:ins>
            <w:ins w:id="155" w:author="MSAR LEGAL" w:date="2025-04-14T10:21:00Z" w16du:dateUtc="2025-04-14T02:21:00Z">
              <w:r w:rsidRPr="00D74BB6">
                <w:rPr>
                  <w:rFonts w:ascii="Arial" w:hAnsi="Arial" w:cs="Arial"/>
                  <w:sz w:val="16"/>
                  <w:szCs w:val="16"/>
                </w:rPr>
                <w:t xml:space="preserve"> 15</w:t>
              </w:r>
            </w:ins>
          </w:p>
          <w:p w14:paraId="744AE07E" w14:textId="5D763159" w:rsidR="00283BF2" w:rsidRPr="00D74BB6" w:rsidRDefault="00283BF2">
            <w:pPr>
              <w:spacing w:line="240" w:lineRule="auto"/>
              <w:ind w:left="157"/>
              <w:rPr>
                <w:ins w:id="156" w:author="MSAR LEGAL" w:date="2025-04-14T10:22:00Z" w16du:dateUtc="2025-04-14T02:22:00Z"/>
                <w:rFonts w:ascii="Arial" w:hAnsi="Arial" w:cs="Arial"/>
                <w:sz w:val="16"/>
                <w:szCs w:val="16"/>
              </w:rPr>
              <w:pPrChange w:id="157" w:author="MKS CQS" w:date="2025-04-15T12:27:00Z" w16du:dateUtc="2025-04-15T04:27:00Z">
                <w:pPr>
                  <w:spacing w:line="240" w:lineRule="auto"/>
                  <w:ind w:left="32"/>
                  <w:jc w:val="center"/>
                </w:pPr>
              </w:pPrChange>
            </w:pPr>
            <w:ins w:id="158" w:author="MSAR LEGAL" w:date="2025-04-14T10:21:00Z" w16du:dateUtc="2025-04-14T02:21:00Z">
              <w:del w:id="159" w:author="MKS CQS" w:date="2025-04-15T12:27:00Z" w16du:dateUtc="2025-04-15T04:27:00Z">
                <w:r w:rsidRPr="00D74BB6" w:rsidDel="009A2F73">
                  <w:rPr>
                    <w:rFonts w:ascii="Arial" w:hAnsi="Arial" w:cs="Arial"/>
                    <w:sz w:val="16"/>
                    <w:szCs w:val="16"/>
                  </w:rPr>
                  <w:delText xml:space="preserve"> </w:delText>
                </w:r>
                <w:r w:rsidRPr="00D74BB6" w:rsidDel="009A2F73">
                  <w:rPr>
                    <w:rFonts w:ascii="Arial" w:hAnsi="Arial" w:cs="Arial"/>
                    <w:sz w:val="16"/>
                    <w:szCs w:val="16"/>
                  </w:rPr>
                  <w:tab/>
                </w:r>
              </w:del>
              <w:r w:rsidRPr="00D74BB6">
                <w:rPr>
                  <w:rFonts w:ascii="Cambria Math" w:hAnsi="Cambria Math" w:cs="Cambria Math"/>
                  <w:sz w:val="16"/>
                  <w:szCs w:val="16"/>
                </w:rPr>
                <w:t>⃝</w:t>
              </w:r>
              <w:r w:rsidRPr="00D74BB6">
                <w:rPr>
                  <w:rFonts w:ascii="Arial" w:hAnsi="Arial" w:cs="Arial"/>
                  <w:sz w:val="16"/>
                  <w:szCs w:val="16"/>
                </w:rPr>
                <w:t xml:space="preserve"> 5 - 10 </w:t>
              </w:r>
            </w:ins>
          </w:p>
          <w:p w14:paraId="200CBDA8" w14:textId="449017DF" w:rsidR="00292EA4" w:rsidRPr="00D74BB6" w:rsidRDefault="00283BF2">
            <w:pPr>
              <w:spacing w:line="240" w:lineRule="auto"/>
              <w:ind w:left="157"/>
              <w:rPr>
                <w:ins w:id="160" w:author="MSAR LEGAL" w:date="2025-04-14T09:21:00Z" w16du:dateUtc="2025-04-14T01:21:00Z"/>
                <w:rFonts w:ascii="Arial" w:hAnsi="Arial" w:cs="Arial"/>
                <w:sz w:val="16"/>
                <w:szCs w:val="16"/>
                <w:rPrChange w:id="161" w:author="MKS CQS [2]" w:date="2025-04-15T14:16:00Z" w16du:dateUtc="2025-04-15T06:16:00Z">
                  <w:rPr>
                    <w:ins w:id="162" w:author="MSAR LEGAL" w:date="2025-04-14T09:21:00Z" w16du:dateUtc="2025-04-14T01:21:00Z"/>
                    <w:sz w:val="20"/>
                  </w:rPr>
                </w:rPrChange>
              </w:rPr>
              <w:pPrChange w:id="163" w:author="MKS CQS" w:date="2025-04-15T12:27:00Z" w16du:dateUtc="2025-04-15T04:27:00Z">
                <w:pPr>
                  <w:spacing w:line="240" w:lineRule="auto"/>
                  <w:ind w:left="32"/>
                  <w:jc w:val="center"/>
                </w:pPr>
              </w:pPrChange>
            </w:pPr>
            <w:ins w:id="164" w:author="MSAR LEGAL" w:date="2025-04-14T10:21:00Z" w16du:dateUtc="2025-04-14T02:21:00Z">
              <w:del w:id="165" w:author="MKS CQS" w:date="2025-04-15T12:27:00Z" w16du:dateUtc="2025-04-15T04:27:00Z">
                <w:r w:rsidRPr="00D74BB6" w:rsidDel="009A2F73">
                  <w:rPr>
                    <w:rFonts w:ascii="Arial" w:hAnsi="Arial" w:cs="Arial"/>
                    <w:sz w:val="16"/>
                    <w:szCs w:val="16"/>
                  </w:rPr>
                  <w:tab/>
                </w:r>
              </w:del>
              <w:r w:rsidRPr="00D74BB6">
                <w:rPr>
                  <w:rFonts w:ascii="Cambria Math" w:hAnsi="Cambria Math" w:cs="Cambria Math"/>
                  <w:sz w:val="16"/>
                  <w:szCs w:val="16"/>
                </w:rPr>
                <w:t>⃝</w:t>
              </w:r>
              <w:r w:rsidRPr="00D74BB6">
                <w:rPr>
                  <w:rFonts w:ascii="Arial" w:hAnsi="Arial" w:cs="Arial"/>
                  <w:sz w:val="16"/>
                  <w:szCs w:val="16"/>
                </w:rPr>
                <w:t xml:space="preserve"> Less than 5 supervisory, skilled and unskilled worker</w:t>
              </w:r>
            </w:ins>
            <w:ins w:id="166" w:author="MKS CQS" w:date="2025-04-15T12:27:00Z" w16du:dateUtc="2025-04-15T04:27:00Z">
              <w:r w:rsidR="009A2F73" w:rsidRPr="00D74BB6">
                <w:rPr>
                  <w:rFonts w:ascii="Arial" w:hAnsi="Arial" w:cs="Arial"/>
                  <w:sz w:val="16"/>
                  <w:szCs w:val="16"/>
                </w:rPr>
                <w:t>s</w:t>
              </w:r>
            </w:ins>
          </w:p>
        </w:tc>
        <w:tc>
          <w:tcPr>
            <w:tcW w:w="1909" w:type="dxa"/>
            <w:gridSpan w:val="3"/>
            <w:tcBorders>
              <w:top w:val="single" w:sz="4" w:space="0" w:color="000000"/>
              <w:left w:val="single" w:sz="4" w:space="0" w:color="000000"/>
              <w:bottom w:val="single" w:sz="4" w:space="0" w:color="000000"/>
              <w:right w:val="single" w:sz="4" w:space="0" w:color="000000"/>
            </w:tcBorders>
            <w:tcPrChange w:id="167" w:author="MKS CQS [2]" w:date="2025-04-15T14:17:00Z" w16du:dateUtc="2025-04-15T06:17:00Z">
              <w:tcPr>
                <w:tcW w:w="1909" w:type="dxa"/>
                <w:gridSpan w:val="9"/>
                <w:tcBorders>
                  <w:top w:val="single" w:sz="4" w:space="0" w:color="000000"/>
                  <w:left w:val="single" w:sz="4" w:space="0" w:color="000000"/>
                  <w:bottom w:val="single" w:sz="4" w:space="0" w:color="000000"/>
                  <w:right w:val="single" w:sz="4" w:space="0" w:color="000000"/>
                </w:tcBorders>
              </w:tcPr>
            </w:tcPrChange>
          </w:tcPr>
          <w:p w14:paraId="538AFCBD" w14:textId="16D04230" w:rsidR="00292EA4" w:rsidRPr="00D74BB6" w:rsidRDefault="00292EA4" w:rsidP="00292EA4">
            <w:pPr>
              <w:rPr>
                <w:ins w:id="168" w:author="MSAR LEGAL" w:date="2025-04-14T09:21:00Z" w16du:dateUtc="2025-04-14T01:21:00Z"/>
                <w:rFonts w:ascii="Arial" w:hAnsi="Arial" w:cs="Arial"/>
                <w:sz w:val="16"/>
                <w:szCs w:val="16"/>
                <w:rPrChange w:id="169" w:author="MKS CQS [2]" w:date="2025-04-15T14:16:00Z" w16du:dateUtc="2025-04-15T06:16:00Z">
                  <w:rPr>
                    <w:ins w:id="170" w:author="MSAR LEGAL" w:date="2025-04-14T09:21:00Z" w16du:dateUtc="2025-04-14T01:21:00Z"/>
                    <w:rFonts w:ascii="Arial" w:hAnsi="Arial" w:cs="Arial"/>
                    <w:b/>
                    <w:bCs/>
                    <w:sz w:val="20"/>
                    <w:szCs w:val="20"/>
                  </w:rPr>
                </w:rPrChange>
              </w:rPr>
            </w:pPr>
            <w:ins w:id="171" w:author="MSAR LEGAL" w:date="2025-04-14T09:21:00Z" w16du:dateUtc="2025-04-14T01:21:00Z">
              <w:r w:rsidRPr="00D74BB6">
                <w:rPr>
                  <w:rFonts w:ascii="Arial" w:hAnsi="Arial" w:cs="Arial"/>
                  <w:sz w:val="16"/>
                  <w:szCs w:val="16"/>
                  <w:rPrChange w:id="172" w:author="MKS CQS [2]" w:date="2025-04-15T14:16:00Z" w16du:dateUtc="2025-04-15T06:16:00Z">
                    <w:rPr>
                      <w:rFonts w:ascii="Arial" w:hAnsi="Arial" w:cs="Arial"/>
                      <w:b/>
                      <w:bCs/>
                      <w:sz w:val="20"/>
                      <w:szCs w:val="20"/>
                    </w:rPr>
                  </w:rPrChange>
                </w:rPr>
                <w:t>Nature and Line of Business</w:t>
              </w:r>
            </w:ins>
            <w:ins w:id="173" w:author="MKS CQS" w:date="2025-04-15T12:29:00Z" w16du:dateUtc="2025-04-15T04:29:00Z">
              <w:r w:rsidR="009A2F73" w:rsidRPr="00D74BB6">
                <w:rPr>
                  <w:rFonts w:ascii="Arial" w:hAnsi="Arial" w:cs="Arial"/>
                  <w:sz w:val="16"/>
                  <w:szCs w:val="16"/>
                  <w:rPrChange w:id="174" w:author="MKS CQS [2]" w:date="2025-04-15T14:16:00Z" w16du:dateUtc="2025-04-15T06:16:00Z">
                    <w:rPr>
                      <w:rFonts w:ascii="Arial" w:hAnsi="Arial" w:cs="Arial"/>
                      <w:b/>
                      <w:bCs/>
                      <w:sz w:val="16"/>
                      <w:szCs w:val="16"/>
                    </w:rPr>
                  </w:rPrChange>
                </w:rPr>
                <w:t>:</w:t>
              </w:r>
            </w:ins>
          </w:p>
          <w:p w14:paraId="160EB488" w14:textId="77777777" w:rsidR="00292EA4" w:rsidRPr="00D74BB6" w:rsidRDefault="00292EA4" w:rsidP="00292EA4">
            <w:pPr>
              <w:rPr>
                <w:ins w:id="175" w:author="MSAR LEGAL" w:date="2025-04-14T09:21:00Z" w16du:dateUtc="2025-04-14T01:21:00Z"/>
                <w:rFonts w:ascii="Arial" w:hAnsi="Arial" w:cs="Arial"/>
                <w:sz w:val="16"/>
                <w:szCs w:val="16"/>
                <w:rPrChange w:id="176" w:author="MKS CQS [2]" w:date="2025-04-15T14:16:00Z" w16du:dateUtc="2025-04-15T06:16:00Z">
                  <w:rPr>
                    <w:ins w:id="177" w:author="MSAR LEGAL" w:date="2025-04-14T09:21:00Z" w16du:dateUtc="2025-04-14T01:21:00Z"/>
                    <w:rFonts w:ascii="Arial" w:hAnsi="Arial" w:cs="Arial"/>
                    <w:sz w:val="20"/>
                    <w:szCs w:val="20"/>
                  </w:rPr>
                </w:rPrChange>
              </w:rPr>
            </w:pPr>
            <w:ins w:id="178" w:author="MSAR LEGAL" w:date="2025-04-14T09:21:00Z" w16du:dateUtc="2025-04-14T01:21:00Z">
              <w:r w:rsidRPr="00D74BB6">
                <w:rPr>
                  <w:rFonts w:ascii="Arial" w:hAnsi="Arial" w:cs="Arial"/>
                  <w:sz w:val="16"/>
                  <w:szCs w:val="16"/>
                  <w:rPrChange w:id="179" w:author="MKS CQS [2]" w:date="2025-04-15T14:16:00Z" w16du:dateUtc="2025-04-15T06:16:00Z">
                    <w:rPr>
                      <w:rFonts w:ascii="Arial" w:hAnsi="Arial" w:cs="Arial"/>
                      <w:sz w:val="20"/>
                      <w:szCs w:val="20"/>
                    </w:rPr>
                  </w:rPrChange>
                </w:rPr>
                <w:t>(Please state your core industry and main activity e.g. Core Industry - Oil &amp; Gas, Main activity - Trading)</w:t>
              </w:r>
            </w:ins>
          </w:p>
          <w:p w14:paraId="23D4AB87" w14:textId="77777777" w:rsidR="00292EA4" w:rsidRPr="00D74BB6" w:rsidRDefault="00292EA4" w:rsidP="00292EA4">
            <w:pPr>
              <w:rPr>
                <w:ins w:id="180" w:author="MSAR LEGAL" w:date="2025-04-14T09:21:00Z" w16du:dateUtc="2025-04-14T01:21:00Z"/>
                <w:rFonts w:ascii="Arial" w:hAnsi="Arial" w:cs="Arial"/>
                <w:sz w:val="16"/>
                <w:szCs w:val="16"/>
                <w:rPrChange w:id="181" w:author="MKS CQS [2]" w:date="2025-04-15T14:16:00Z" w16du:dateUtc="2025-04-15T06:16:00Z">
                  <w:rPr>
                    <w:ins w:id="182" w:author="MSAR LEGAL" w:date="2025-04-14T09:21:00Z" w16du:dateUtc="2025-04-14T01:21:00Z"/>
                    <w:rFonts w:ascii="Arial" w:hAnsi="Arial" w:cs="Arial"/>
                    <w:b/>
                    <w:bCs/>
                    <w:sz w:val="20"/>
                    <w:szCs w:val="20"/>
                  </w:rPr>
                </w:rPrChange>
              </w:rPr>
            </w:pPr>
          </w:p>
        </w:tc>
        <w:tc>
          <w:tcPr>
            <w:tcW w:w="2413" w:type="dxa"/>
            <w:tcBorders>
              <w:top w:val="single" w:sz="4" w:space="0" w:color="000000"/>
              <w:left w:val="single" w:sz="4" w:space="0" w:color="000000"/>
              <w:bottom w:val="single" w:sz="4" w:space="0" w:color="000000"/>
              <w:right w:val="single" w:sz="4" w:space="0" w:color="000000"/>
            </w:tcBorders>
            <w:tcPrChange w:id="183" w:author="MKS CQS [2]" w:date="2025-04-15T14:17:00Z" w16du:dateUtc="2025-04-15T06:17:00Z">
              <w:tcPr>
                <w:tcW w:w="2413" w:type="dxa"/>
                <w:gridSpan w:val="5"/>
                <w:tcBorders>
                  <w:top w:val="single" w:sz="4" w:space="0" w:color="000000"/>
                  <w:left w:val="single" w:sz="4" w:space="0" w:color="000000"/>
                  <w:bottom w:val="single" w:sz="4" w:space="0" w:color="000000"/>
                  <w:right w:val="single" w:sz="4" w:space="0" w:color="000000"/>
                </w:tcBorders>
              </w:tcPr>
            </w:tcPrChange>
          </w:tcPr>
          <w:p w14:paraId="30C51730" w14:textId="77777777" w:rsidR="00292EA4" w:rsidRPr="00302AD4" w:rsidRDefault="00292EA4" w:rsidP="00A15F16">
            <w:pPr>
              <w:spacing w:line="240" w:lineRule="auto"/>
              <w:ind w:left="30"/>
              <w:jc w:val="center"/>
              <w:rPr>
                <w:ins w:id="184" w:author="MSAR LEGAL" w:date="2025-04-14T09:21:00Z" w16du:dateUtc="2025-04-14T01:21:00Z"/>
                <w:rFonts w:ascii="Arial" w:hAnsi="Arial" w:cs="Arial"/>
                <w:sz w:val="16"/>
                <w:szCs w:val="16"/>
                <w:rPrChange w:id="185" w:author="MSAR LEGAL" w:date="2025-04-14T10:18:00Z" w16du:dateUtc="2025-04-14T02:18:00Z">
                  <w:rPr>
                    <w:ins w:id="186" w:author="MSAR LEGAL" w:date="2025-04-14T09:21:00Z" w16du:dateUtc="2025-04-14T01:21:00Z"/>
                    <w:sz w:val="20"/>
                  </w:rPr>
                </w:rPrChange>
              </w:rPr>
            </w:pPr>
          </w:p>
        </w:tc>
      </w:tr>
      <w:tr w:rsidR="00231BAF" w:rsidRPr="00302AD4" w14:paraId="38C5E9DE" w14:textId="77777777" w:rsidTr="00D74BB6">
        <w:trPr>
          <w:gridAfter w:val="3"/>
          <w:wAfter w:w="11743" w:type="dxa"/>
          <w:trHeight w:val="254"/>
          <w:trPrChange w:id="187" w:author="MKS CQS [2]" w:date="2025-04-15T14:17:00Z" w16du:dateUtc="2025-04-15T06:17:00Z">
            <w:trPr>
              <w:gridBefore w:val="1"/>
              <w:gridAfter w:val="3"/>
              <w:wAfter w:w="11741" w:type="dxa"/>
              <w:trHeight w:val="254"/>
            </w:trPr>
          </w:trPrChange>
        </w:trPr>
        <w:tc>
          <w:tcPr>
            <w:tcW w:w="2962" w:type="dxa"/>
            <w:gridSpan w:val="5"/>
            <w:tcBorders>
              <w:top w:val="single" w:sz="4" w:space="0" w:color="000000"/>
              <w:left w:val="single" w:sz="4" w:space="0" w:color="000000"/>
              <w:bottom w:val="single" w:sz="4" w:space="0" w:color="000000"/>
              <w:right w:val="single" w:sz="4" w:space="0" w:color="000000"/>
            </w:tcBorders>
            <w:tcPrChange w:id="188" w:author="MKS CQS [2]" w:date="2025-04-15T14:17:00Z" w16du:dateUtc="2025-04-15T06:17:00Z">
              <w:tcPr>
                <w:tcW w:w="2566" w:type="dxa"/>
                <w:gridSpan w:val="10"/>
                <w:tcBorders>
                  <w:top w:val="single" w:sz="4" w:space="0" w:color="000000"/>
                  <w:left w:val="single" w:sz="4" w:space="0" w:color="000000"/>
                  <w:bottom w:val="single" w:sz="4" w:space="0" w:color="000000"/>
                  <w:right w:val="single" w:sz="4" w:space="0" w:color="000000"/>
                </w:tcBorders>
              </w:tcPr>
            </w:tcPrChange>
          </w:tcPr>
          <w:p w14:paraId="7B5451EE" w14:textId="77777777" w:rsidR="00231BAF" w:rsidRPr="00302AD4" w:rsidRDefault="00A91BD7" w:rsidP="00A15F16">
            <w:pPr>
              <w:spacing w:line="240" w:lineRule="auto"/>
              <w:ind w:left="5"/>
              <w:rPr>
                <w:rFonts w:ascii="Arial" w:hAnsi="Arial" w:cs="Arial"/>
                <w:sz w:val="16"/>
                <w:szCs w:val="16"/>
                <w:rPrChange w:id="189" w:author="MSAR LEGAL" w:date="2025-04-14T10:18:00Z" w16du:dateUtc="2025-04-14T02:18:00Z">
                  <w:rPr/>
                </w:rPrChange>
              </w:rPr>
            </w:pPr>
            <w:r w:rsidRPr="00302AD4">
              <w:rPr>
                <w:rFonts w:ascii="Arial" w:hAnsi="Arial" w:cs="Arial"/>
                <w:sz w:val="16"/>
                <w:szCs w:val="16"/>
                <w:rPrChange w:id="190" w:author="MSAR LEGAL" w:date="2025-04-14T10:18:00Z" w16du:dateUtc="2025-04-14T02:18:00Z">
                  <w:rPr>
                    <w:sz w:val="20"/>
                  </w:rPr>
                </w:rPrChange>
              </w:rPr>
              <w:t xml:space="preserve">Registered Address: </w:t>
            </w:r>
          </w:p>
        </w:tc>
        <w:tc>
          <w:tcPr>
            <w:tcW w:w="7387" w:type="dxa"/>
            <w:gridSpan w:val="7"/>
            <w:tcBorders>
              <w:top w:val="single" w:sz="4" w:space="0" w:color="000000"/>
              <w:left w:val="single" w:sz="4" w:space="0" w:color="000000"/>
              <w:bottom w:val="single" w:sz="4" w:space="0" w:color="000000"/>
              <w:right w:val="single" w:sz="4" w:space="0" w:color="000000"/>
            </w:tcBorders>
            <w:tcPrChange w:id="191" w:author="MKS CQS [2]" w:date="2025-04-15T14:17:00Z" w16du:dateUtc="2025-04-15T06:17:00Z">
              <w:tcPr>
                <w:tcW w:w="7785" w:type="dxa"/>
                <w:gridSpan w:val="22"/>
                <w:tcBorders>
                  <w:top w:val="single" w:sz="4" w:space="0" w:color="000000"/>
                  <w:left w:val="single" w:sz="4" w:space="0" w:color="000000"/>
                  <w:bottom w:val="single" w:sz="4" w:space="0" w:color="000000"/>
                  <w:right w:val="single" w:sz="4" w:space="0" w:color="000000"/>
                </w:tcBorders>
              </w:tcPr>
            </w:tcPrChange>
          </w:tcPr>
          <w:p w14:paraId="6CD815B6" w14:textId="77777777" w:rsidR="00231BAF" w:rsidRPr="00302AD4" w:rsidRDefault="00A91BD7" w:rsidP="00A15F16">
            <w:pPr>
              <w:spacing w:line="240" w:lineRule="auto"/>
              <w:ind w:left="14"/>
              <w:jc w:val="center"/>
              <w:rPr>
                <w:rFonts w:ascii="Arial" w:hAnsi="Arial" w:cs="Arial"/>
                <w:sz w:val="16"/>
                <w:szCs w:val="16"/>
                <w:rPrChange w:id="192" w:author="MSAR LEGAL" w:date="2025-04-14T10:18:00Z" w16du:dateUtc="2025-04-14T02:18:00Z">
                  <w:rPr/>
                </w:rPrChange>
              </w:rPr>
            </w:pPr>
            <w:r w:rsidRPr="00302AD4">
              <w:rPr>
                <w:rFonts w:ascii="Arial" w:hAnsi="Arial" w:cs="Arial"/>
                <w:sz w:val="16"/>
                <w:szCs w:val="16"/>
                <w:rPrChange w:id="193" w:author="MSAR LEGAL" w:date="2025-04-14T10:18:00Z" w16du:dateUtc="2025-04-14T02:18:00Z">
                  <w:rPr>
                    <w:sz w:val="20"/>
                  </w:rPr>
                </w:rPrChange>
              </w:rPr>
              <w:t xml:space="preserve"> </w:t>
            </w:r>
          </w:p>
        </w:tc>
      </w:tr>
      <w:tr w:rsidR="00231BAF" w:rsidRPr="00302AD4" w14:paraId="6DC1E0FC" w14:textId="77777777" w:rsidTr="00D74BB6">
        <w:trPr>
          <w:gridAfter w:val="3"/>
          <w:wAfter w:w="11743" w:type="dxa"/>
          <w:trHeight w:val="254"/>
          <w:trPrChange w:id="194" w:author="MKS CQS [2]" w:date="2025-04-15T14:17:00Z" w16du:dateUtc="2025-04-15T06:17:00Z">
            <w:trPr>
              <w:gridBefore w:val="1"/>
              <w:gridAfter w:val="3"/>
              <w:wAfter w:w="11741" w:type="dxa"/>
              <w:trHeight w:val="254"/>
            </w:trPr>
          </w:trPrChange>
        </w:trPr>
        <w:tc>
          <w:tcPr>
            <w:tcW w:w="2962" w:type="dxa"/>
            <w:gridSpan w:val="5"/>
            <w:tcBorders>
              <w:top w:val="single" w:sz="4" w:space="0" w:color="000000"/>
              <w:left w:val="single" w:sz="4" w:space="0" w:color="000000"/>
              <w:bottom w:val="single" w:sz="4" w:space="0" w:color="000000"/>
              <w:right w:val="single" w:sz="4" w:space="0" w:color="000000"/>
            </w:tcBorders>
            <w:tcPrChange w:id="195" w:author="MKS CQS [2]" w:date="2025-04-15T14:17:00Z" w16du:dateUtc="2025-04-15T06:17:00Z">
              <w:tcPr>
                <w:tcW w:w="2566" w:type="dxa"/>
                <w:gridSpan w:val="10"/>
                <w:tcBorders>
                  <w:top w:val="single" w:sz="4" w:space="0" w:color="000000"/>
                  <w:left w:val="single" w:sz="4" w:space="0" w:color="000000"/>
                  <w:bottom w:val="single" w:sz="4" w:space="0" w:color="000000"/>
                  <w:right w:val="single" w:sz="4" w:space="0" w:color="000000"/>
                </w:tcBorders>
              </w:tcPr>
            </w:tcPrChange>
          </w:tcPr>
          <w:p w14:paraId="1BA9C224" w14:textId="42DE6E13" w:rsidR="00231BAF" w:rsidRPr="00302AD4" w:rsidRDefault="00A91BD7" w:rsidP="00A15F16">
            <w:pPr>
              <w:spacing w:line="240" w:lineRule="auto"/>
              <w:ind w:left="5"/>
              <w:rPr>
                <w:rFonts w:ascii="Arial" w:hAnsi="Arial" w:cs="Arial"/>
                <w:sz w:val="16"/>
                <w:szCs w:val="16"/>
                <w:rPrChange w:id="196" w:author="MSAR LEGAL" w:date="2025-04-14T10:18:00Z" w16du:dateUtc="2025-04-14T02:18:00Z">
                  <w:rPr/>
                </w:rPrChange>
              </w:rPr>
            </w:pPr>
            <w:r w:rsidRPr="00302AD4">
              <w:rPr>
                <w:rFonts w:ascii="Arial" w:hAnsi="Arial" w:cs="Arial"/>
                <w:sz w:val="16"/>
                <w:szCs w:val="16"/>
                <w:rPrChange w:id="197" w:author="MSAR LEGAL" w:date="2025-04-14T10:18:00Z" w16du:dateUtc="2025-04-14T02:18:00Z">
                  <w:rPr>
                    <w:sz w:val="20"/>
                  </w:rPr>
                </w:rPrChange>
              </w:rPr>
              <w:t>Correspondence</w:t>
            </w:r>
            <w:ins w:id="198" w:author="MSAR LEGAL" w:date="2025-04-14T09:21:00Z" w16du:dateUtc="2025-04-14T01:21:00Z">
              <w:r w:rsidR="00292EA4" w:rsidRPr="00302AD4">
                <w:rPr>
                  <w:rFonts w:ascii="Arial" w:hAnsi="Arial" w:cs="Arial"/>
                  <w:sz w:val="16"/>
                  <w:szCs w:val="16"/>
                  <w:rPrChange w:id="199" w:author="MSAR LEGAL" w:date="2025-04-14T10:18:00Z" w16du:dateUtc="2025-04-14T02:18:00Z">
                    <w:rPr>
                      <w:sz w:val="20"/>
                    </w:rPr>
                  </w:rPrChange>
                </w:rPr>
                <w:t>/Business</w:t>
              </w:r>
            </w:ins>
            <w:ins w:id="200" w:author="MKS CQS" w:date="2025-04-15T12:26:00Z" w16du:dateUtc="2025-04-15T04:26:00Z">
              <w:r w:rsidR="009A2F73">
                <w:rPr>
                  <w:rFonts w:ascii="Arial" w:hAnsi="Arial" w:cs="Arial"/>
                  <w:sz w:val="16"/>
                  <w:szCs w:val="16"/>
                </w:rPr>
                <w:t xml:space="preserve"> </w:t>
              </w:r>
            </w:ins>
            <w:del w:id="201" w:author="MSAR LEGAL" w:date="2025-04-14T09:21:00Z" w16du:dateUtc="2025-04-14T01:21:00Z">
              <w:r w:rsidRPr="00302AD4" w:rsidDel="00292EA4">
                <w:rPr>
                  <w:rFonts w:ascii="Arial" w:hAnsi="Arial" w:cs="Arial"/>
                  <w:sz w:val="16"/>
                  <w:szCs w:val="16"/>
                  <w:rPrChange w:id="202" w:author="MSAR LEGAL" w:date="2025-04-14T10:18:00Z" w16du:dateUtc="2025-04-14T02:18:00Z">
                    <w:rPr>
                      <w:sz w:val="20"/>
                    </w:rPr>
                  </w:rPrChange>
                </w:rPr>
                <w:delText xml:space="preserve"> </w:delText>
              </w:r>
            </w:del>
            <w:r w:rsidRPr="00302AD4">
              <w:rPr>
                <w:rFonts w:ascii="Arial" w:hAnsi="Arial" w:cs="Arial"/>
                <w:sz w:val="16"/>
                <w:szCs w:val="16"/>
                <w:rPrChange w:id="203" w:author="MSAR LEGAL" w:date="2025-04-14T10:18:00Z" w16du:dateUtc="2025-04-14T02:18:00Z">
                  <w:rPr>
                    <w:sz w:val="20"/>
                  </w:rPr>
                </w:rPrChange>
              </w:rPr>
              <w:t xml:space="preserve">Address: </w:t>
            </w:r>
          </w:p>
        </w:tc>
        <w:tc>
          <w:tcPr>
            <w:tcW w:w="7387" w:type="dxa"/>
            <w:gridSpan w:val="7"/>
            <w:tcBorders>
              <w:top w:val="single" w:sz="4" w:space="0" w:color="000000"/>
              <w:left w:val="single" w:sz="4" w:space="0" w:color="000000"/>
              <w:bottom w:val="single" w:sz="4" w:space="0" w:color="000000"/>
              <w:right w:val="single" w:sz="4" w:space="0" w:color="000000"/>
            </w:tcBorders>
            <w:tcPrChange w:id="204" w:author="MKS CQS [2]" w:date="2025-04-15T14:17:00Z" w16du:dateUtc="2025-04-15T06:17:00Z">
              <w:tcPr>
                <w:tcW w:w="7785" w:type="dxa"/>
                <w:gridSpan w:val="22"/>
                <w:tcBorders>
                  <w:top w:val="single" w:sz="4" w:space="0" w:color="000000"/>
                  <w:left w:val="single" w:sz="4" w:space="0" w:color="000000"/>
                  <w:bottom w:val="single" w:sz="4" w:space="0" w:color="000000"/>
                  <w:right w:val="single" w:sz="4" w:space="0" w:color="000000"/>
                </w:tcBorders>
              </w:tcPr>
            </w:tcPrChange>
          </w:tcPr>
          <w:p w14:paraId="5A89A669" w14:textId="77777777" w:rsidR="00231BAF" w:rsidRPr="00302AD4" w:rsidRDefault="00A91BD7" w:rsidP="00A15F16">
            <w:pPr>
              <w:spacing w:line="240" w:lineRule="auto"/>
              <w:ind w:left="14"/>
              <w:jc w:val="center"/>
              <w:rPr>
                <w:rFonts w:ascii="Arial" w:hAnsi="Arial" w:cs="Arial"/>
                <w:sz w:val="16"/>
                <w:szCs w:val="16"/>
                <w:rPrChange w:id="205" w:author="MSAR LEGAL" w:date="2025-04-14T10:18:00Z" w16du:dateUtc="2025-04-14T02:18:00Z">
                  <w:rPr/>
                </w:rPrChange>
              </w:rPr>
            </w:pPr>
            <w:r w:rsidRPr="00302AD4">
              <w:rPr>
                <w:rFonts w:ascii="Arial" w:hAnsi="Arial" w:cs="Arial"/>
                <w:sz w:val="16"/>
                <w:szCs w:val="16"/>
                <w:rPrChange w:id="206" w:author="MSAR LEGAL" w:date="2025-04-14T10:18:00Z" w16du:dateUtc="2025-04-14T02:18:00Z">
                  <w:rPr>
                    <w:sz w:val="20"/>
                  </w:rPr>
                </w:rPrChange>
              </w:rPr>
              <w:t xml:space="preserve"> </w:t>
            </w:r>
          </w:p>
        </w:tc>
      </w:tr>
      <w:tr w:rsidR="001F64CA" w:rsidRPr="00302AD4" w14:paraId="05350132" w14:textId="77777777" w:rsidTr="00D74BB6">
        <w:trPr>
          <w:gridAfter w:val="3"/>
          <w:wAfter w:w="11743" w:type="dxa"/>
          <w:trHeight w:val="330"/>
          <w:trPrChange w:id="207" w:author="MKS CQS [2]" w:date="2025-04-15T14:17:00Z" w16du:dateUtc="2025-04-15T06:17:00Z">
            <w:trPr>
              <w:gridBefore w:val="1"/>
              <w:gridAfter w:val="3"/>
              <w:wAfter w:w="11741" w:type="dxa"/>
              <w:trHeight w:val="254"/>
            </w:trPr>
          </w:trPrChange>
        </w:trPr>
        <w:tc>
          <w:tcPr>
            <w:tcW w:w="2962" w:type="dxa"/>
            <w:gridSpan w:val="5"/>
            <w:tcBorders>
              <w:top w:val="single" w:sz="4" w:space="0" w:color="000000"/>
              <w:left w:val="single" w:sz="4" w:space="0" w:color="000000"/>
              <w:bottom w:val="single" w:sz="4" w:space="0" w:color="000000"/>
              <w:right w:val="single" w:sz="4" w:space="0" w:color="000000"/>
            </w:tcBorders>
            <w:tcPrChange w:id="208" w:author="MKS CQS [2]" w:date="2025-04-15T14:17:00Z" w16du:dateUtc="2025-04-15T06:17:00Z">
              <w:tcPr>
                <w:tcW w:w="2124" w:type="dxa"/>
                <w:gridSpan w:val="9"/>
                <w:tcBorders>
                  <w:top w:val="single" w:sz="4" w:space="0" w:color="000000"/>
                  <w:left w:val="single" w:sz="4" w:space="0" w:color="000000"/>
                  <w:bottom w:val="single" w:sz="4" w:space="0" w:color="000000"/>
                  <w:right w:val="single" w:sz="4" w:space="0" w:color="000000"/>
                </w:tcBorders>
              </w:tcPr>
            </w:tcPrChange>
          </w:tcPr>
          <w:p w14:paraId="41E11164" w14:textId="77777777" w:rsidR="001F64CA" w:rsidRPr="00302AD4" w:rsidRDefault="001F64CA" w:rsidP="00A15F16">
            <w:pPr>
              <w:spacing w:line="240" w:lineRule="auto"/>
              <w:ind w:left="5"/>
              <w:rPr>
                <w:rFonts w:ascii="Arial" w:hAnsi="Arial" w:cs="Arial"/>
                <w:sz w:val="16"/>
                <w:szCs w:val="16"/>
                <w:rPrChange w:id="209" w:author="MSAR LEGAL" w:date="2025-04-14T10:18:00Z" w16du:dateUtc="2025-04-14T02:18:00Z">
                  <w:rPr/>
                </w:rPrChange>
              </w:rPr>
            </w:pPr>
            <w:r w:rsidRPr="00302AD4">
              <w:rPr>
                <w:rFonts w:ascii="Arial" w:hAnsi="Arial" w:cs="Arial"/>
                <w:sz w:val="16"/>
                <w:szCs w:val="16"/>
                <w:rPrChange w:id="210" w:author="MSAR LEGAL" w:date="2025-04-14T10:18:00Z" w16du:dateUtc="2025-04-14T02:18:00Z">
                  <w:rPr>
                    <w:sz w:val="20"/>
                  </w:rPr>
                </w:rPrChange>
              </w:rPr>
              <w:t xml:space="preserve">Type of Organisation: </w:t>
            </w:r>
          </w:p>
        </w:tc>
        <w:tc>
          <w:tcPr>
            <w:tcW w:w="7387" w:type="dxa"/>
            <w:gridSpan w:val="7"/>
            <w:tcBorders>
              <w:top w:val="single" w:sz="4" w:space="0" w:color="000000"/>
              <w:left w:val="single" w:sz="4" w:space="0" w:color="000000"/>
              <w:bottom w:val="single" w:sz="4" w:space="0" w:color="000000"/>
              <w:right w:val="single" w:sz="4" w:space="0" w:color="000000"/>
            </w:tcBorders>
            <w:tcPrChange w:id="211" w:author="MKS CQS [2]" w:date="2025-04-15T14:17:00Z" w16du:dateUtc="2025-04-15T06:17:00Z">
              <w:tcPr>
                <w:tcW w:w="8227" w:type="dxa"/>
                <w:gridSpan w:val="23"/>
                <w:tcBorders>
                  <w:top w:val="single" w:sz="4" w:space="0" w:color="000000"/>
                  <w:left w:val="single" w:sz="4" w:space="0" w:color="000000"/>
                  <w:bottom w:val="single" w:sz="4" w:space="0" w:color="000000"/>
                  <w:right w:val="single" w:sz="4" w:space="0" w:color="000000"/>
                </w:tcBorders>
              </w:tcPr>
            </w:tcPrChange>
          </w:tcPr>
          <w:p w14:paraId="0E4C105C" w14:textId="7C401C0B" w:rsidR="001F64CA" w:rsidRPr="001F64CA" w:rsidDel="001F64CA" w:rsidRDefault="001F64CA">
            <w:pPr>
              <w:tabs>
                <w:tab w:val="center" w:pos="1595"/>
                <w:tab w:val="center" w:pos="3604"/>
              </w:tabs>
              <w:spacing w:line="240" w:lineRule="auto"/>
              <w:ind w:left="194"/>
              <w:rPr>
                <w:del w:id="212" w:author="MKS CQS" w:date="2025-04-15T13:11:00Z" w16du:dateUtc="2025-04-15T05:11:00Z"/>
                <w:rFonts w:ascii="Arial" w:hAnsi="Arial" w:cs="Arial"/>
                <w:sz w:val="16"/>
                <w:szCs w:val="16"/>
              </w:rPr>
            </w:pPr>
            <w:r w:rsidRPr="00302AD4">
              <w:rPr>
                <w:rFonts w:ascii="Cambria Math" w:hAnsi="Cambria Math" w:cs="Cambria Math"/>
                <w:sz w:val="16"/>
                <w:szCs w:val="16"/>
                <w:rPrChange w:id="213" w:author="MSAR LEGAL" w:date="2025-04-14T10:18:00Z" w16du:dateUtc="2025-04-14T02:18:00Z">
                  <w:rPr>
                    <w:sz w:val="20"/>
                  </w:rPr>
                </w:rPrChange>
              </w:rPr>
              <w:t>⃝</w:t>
            </w:r>
            <w:r w:rsidRPr="00302AD4">
              <w:rPr>
                <w:rFonts w:ascii="Arial" w:hAnsi="Arial" w:cs="Arial"/>
                <w:sz w:val="16"/>
                <w:szCs w:val="16"/>
                <w:rPrChange w:id="214" w:author="MSAR LEGAL" w:date="2025-04-14T10:18:00Z" w16du:dateUtc="2025-04-14T02:18:00Z">
                  <w:rPr>
                    <w:sz w:val="20"/>
                  </w:rPr>
                </w:rPrChange>
              </w:rPr>
              <w:t xml:space="preserve"> </w:t>
            </w:r>
            <w:proofErr w:type="spellStart"/>
            <w:r w:rsidRPr="00302AD4">
              <w:rPr>
                <w:rFonts w:ascii="Arial" w:hAnsi="Arial" w:cs="Arial"/>
                <w:sz w:val="16"/>
                <w:szCs w:val="16"/>
                <w:rPrChange w:id="215" w:author="MSAR LEGAL" w:date="2025-04-14T10:18:00Z" w16du:dateUtc="2025-04-14T02:18:00Z">
                  <w:rPr>
                    <w:sz w:val="20"/>
                  </w:rPr>
                </w:rPrChange>
              </w:rPr>
              <w:t>Berhad</w:t>
            </w:r>
            <w:proofErr w:type="spellEnd"/>
            <w:r w:rsidRPr="00302AD4">
              <w:rPr>
                <w:rFonts w:ascii="Arial" w:hAnsi="Arial" w:cs="Arial"/>
                <w:sz w:val="16"/>
                <w:szCs w:val="16"/>
                <w:rPrChange w:id="216" w:author="MSAR LEGAL" w:date="2025-04-14T10:18:00Z" w16du:dateUtc="2025-04-14T02:18:00Z">
                  <w:rPr>
                    <w:sz w:val="20"/>
                  </w:rPr>
                </w:rPrChange>
              </w:rPr>
              <w:t xml:space="preserve"> </w:t>
            </w:r>
            <w:r w:rsidRPr="00302AD4">
              <w:rPr>
                <w:rFonts w:ascii="Arial" w:hAnsi="Arial" w:cs="Arial"/>
                <w:sz w:val="16"/>
                <w:szCs w:val="16"/>
                <w:rPrChange w:id="217" w:author="MSAR LEGAL" w:date="2025-04-14T10:18:00Z" w16du:dateUtc="2025-04-14T02:18:00Z">
                  <w:rPr>
                    <w:sz w:val="20"/>
                  </w:rPr>
                </w:rPrChange>
              </w:rPr>
              <w:tab/>
            </w:r>
            <w:r w:rsidRPr="00302AD4">
              <w:rPr>
                <w:rFonts w:ascii="Cambria Math" w:hAnsi="Cambria Math" w:cs="Cambria Math"/>
                <w:sz w:val="16"/>
                <w:szCs w:val="16"/>
                <w:rPrChange w:id="218" w:author="MSAR LEGAL" w:date="2025-04-14T10:18:00Z" w16du:dateUtc="2025-04-14T02:18:00Z">
                  <w:rPr>
                    <w:sz w:val="20"/>
                  </w:rPr>
                </w:rPrChange>
              </w:rPr>
              <w:t>⃝</w:t>
            </w:r>
            <w:r w:rsidRPr="00302AD4">
              <w:rPr>
                <w:rFonts w:ascii="Arial" w:hAnsi="Arial" w:cs="Arial"/>
                <w:sz w:val="16"/>
                <w:szCs w:val="16"/>
                <w:rPrChange w:id="219" w:author="MSAR LEGAL" w:date="2025-04-14T10:18:00Z" w16du:dateUtc="2025-04-14T02:18:00Z">
                  <w:rPr>
                    <w:sz w:val="20"/>
                  </w:rPr>
                </w:rPrChange>
              </w:rPr>
              <w:t xml:space="preserve"> </w:t>
            </w:r>
            <w:proofErr w:type="spellStart"/>
            <w:r w:rsidRPr="00302AD4">
              <w:rPr>
                <w:rFonts w:ascii="Arial" w:hAnsi="Arial" w:cs="Arial"/>
                <w:sz w:val="16"/>
                <w:szCs w:val="16"/>
                <w:rPrChange w:id="220" w:author="MSAR LEGAL" w:date="2025-04-14T10:18:00Z" w16du:dateUtc="2025-04-14T02:18:00Z">
                  <w:rPr>
                    <w:sz w:val="20"/>
                  </w:rPr>
                </w:rPrChange>
              </w:rPr>
              <w:t>Sdn</w:t>
            </w:r>
            <w:proofErr w:type="spellEnd"/>
            <w:ins w:id="221" w:author="MSAR LEGAL" w:date="2025-04-14T09:18:00Z" w16du:dateUtc="2025-04-14T01:18:00Z">
              <w:r w:rsidRPr="00302AD4">
                <w:rPr>
                  <w:rFonts w:ascii="Arial" w:hAnsi="Arial" w:cs="Arial"/>
                  <w:sz w:val="16"/>
                  <w:szCs w:val="16"/>
                  <w:rPrChange w:id="222" w:author="MSAR LEGAL" w:date="2025-04-14T10:18:00Z" w16du:dateUtc="2025-04-14T02:18:00Z">
                    <w:rPr>
                      <w:sz w:val="20"/>
                    </w:rPr>
                  </w:rPrChange>
                </w:rPr>
                <w:t>.</w:t>
              </w:r>
            </w:ins>
            <w:r w:rsidRPr="00302AD4">
              <w:rPr>
                <w:rFonts w:ascii="Arial" w:hAnsi="Arial" w:cs="Arial"/>
                <w:sz w:val="16"/>
                <w:szCs w:val="16"/>
                <w:rPrChange w:id="223" w:author="MSAR LEGAL" w:date="2025-04-14T10:18:00Z" w16du:dateUtc="2025-04-14T02:18:00Z">
                  <w:rPr>
                    <w:sz w:val="20"/>
                  </w:rPr>
                </w:rPrChange>
              </w:rPr>
              <w:t xml:space="preserve"> Bhd</w:t>
            </w:r>
            <w:ins w:id="224" w:author="MSAR LEGAL" w:date="2025-04-14T09:18:00Z" w16du:dateUtc="2025-04-14T01:18:00Z">
              <w:r w:rsidRPr="00302AD4">
                <w:rPr>
                  <w:rFonts w:ascii="Arial" w:hAnsi="Arial" w:cs="Arial"/>
                  <w:sz w:val="16"/>
                  <w:szCs w:val="16"/>
                  <w:rPrChange w:id="225" w:author="MSAR LEGAL" w:date="2025-04-14T10:18:00Z" w16du:dateUtc="2025-04-14T02:18:00Z">
                    <w:rPr>
                      <w:sz w:val="20"/>
                    </w:rPr>
                  </w:rPrChange>
                </w:rPr>
                <w:t>.</w:t>
              </w:r>
            </w:ins>
            <w:r w:rsidRPr="00302AD4">
              <w:rPr>
                <w:rFonts w:ascii="Arial" w:hAnsi="Arial" w:cs="Arial"/>
                <w:sz w:val="16"/>
                <w:szCs w:val="16"/>
                <w:rPrChange w:id="226" w:author="MSAR LEGAL" w:date="2025-04-14T10:18:00Z" w16du:dateUtc="2025-04-14T02:18:00Z">
                  <w:rPr>
                    <w:sz w:val="20"/>
                  </w:rPr>
                </w:rPrChange>
              </w:rPr>
              <w:t xml:space="preserve"> </w:t>
            </w:r>
            <w:r w:rsidRPr="00302AD4">
              <w:rPr>
                <w:rFonts w:ascii="Arial" w:hAnsi="Arial" w:cs="Arial"/>
                <w:sz w:val="16"/>
                <w:szCs w:val="16"/>
                <w:rPrChange w:id="227" w:author="MSAR LEGAL" w:date="2025-04-14T10:18:00Z" w16du:dateUtc="2025-04-14T02:18:00Z">
                  <w:rPr>
                    <w:sz w:val="20"/>
                  </w:rPr>
                </w:rPrChange>
              </w:rPr>
              <w:tab/>
            </w:r>
            <w:r w:rsidRPr="00302AD4">
              <w:rPr>
                <w:rFonts w:ascii="Cambria Math" w:hAnsi="Cambria Math" w:cs="Cambria Math"/>
                <w:sz w:val="16"/>
                <w:szCs w:val="16"/>
                <w:rPrChange w:id="228" w:author="MSAR LEGAL" w:date="2025-04-14T10:18:00Z" w16du:dateUtc="2025-04-14T02:18:00Z">
                  <w:rPr>
                    <w:sz w:val="20"/>
                  </w:rPr>
                </w:rPrChange>
              </w:rPr>
              <w:t>⃝</w:t>
            </w:r>
            <w:r w:rsidRPr="00302AD4">
              <w:rPr>
                <w:rFonts w:ascii="Arial" w:hAnsi="Arial" w:cs="Arial"/>
                <w:sz w:val="16"/>
                <w:szCs w:val="16"/>
                <w:rPrChange w:id="229" w:author="MSAR LEGAL" w:date="2025-04-14T10:18:00Z" w16du:dateUtc="2025-04-14T02:18:00Z">
                  <w:rPr>
                    <w:sz w:val="20"/>
                  </w:rPr>
                </w:rPrChange>
              </w:rPr>
              <w:t xml:space="preserve"> Sole Proprietor/Enterprise  </w:t>
            </w:r>
          </w:p>
          <w:p w14:paraId="207E952B" w14:textId="6208FFD9" w:rsidR="001F64CA" w:rsidRPr="00302AD4" w:rsidDel="009A2F73" w:rsidRDefault="001F64CA">
            <w:pPr>
              <w:tabs>
                <w:tab w:val="center" w:pos="1595"/>
                <w:tab w:val="center" w:pos="3604"/>
              </w:tabs>
              <w:spacing w:line="240" w:lineRule="auto"/>
              <w:ind w:left="194"/>
              <w:rPr>
                <w:ins w:id="230" w:author="MSAR LEGAL" w:date="2025-04-14T09:21:00Z" w16du:dateUtc="2025-04-14T01:21:00Z"/>
                <w:del w:id="231" w:author="MKS CQS" w:date="2025-04-15T12:27:00Z" w16du:dateUtc="2025-04-15T04:27:00Z"/>
                <w:rFonts w:ascii="Arial" w:hAnsi="Arial" w:cs="Arial"/>
                <w:b/>
                <w:bCs/>
                <w:sz w:val="16"/>
                <w:szCs w:val="16"/>
                <w:rPrChange w:id="232" w:author="MSAR LEGAL" w:date="2025-04-14T10:18:00Z" w16du:dateUtc="2025-04-14T02:18:00Z">
                  <w:rPr>
                    <w:ins w:id="233" w:author="MSAR LEGAL" w:date="2025-04-14T09:21:00Z" w16du:dateUtc="2025-04-14T01:21:00Z"/>
                    <w:del w:id="234" w:author="MKS CQS" w:date="2025-04-15T12:27:00Z" w16du:dateUtc="2025-04-15T04:27:00Z"/>
                    <w:rFonts w:ascii="Arial" w:hAnsi="Arial" w:cs="Arial"/>
                    <w:b/>
                    <w:bCs/>
                    <w:sz w:val="20"/>
                    <w:szCs w:val="20"/>
                  </w:rPr>
                </w:rPrChange>
              </w:rPr>
              <w:pPrChange w:id="235" w:author="MKS CQS" w:date="2025-04-15T13:11:00Z" w16du:dateUtc="2025-04-15T05:11:00Z">
                <w:pPr/>
              </w:pPrChange>
            </w:pPr>
            <w:ins w:id="236" w:author="MSAR LEGAL" w:date="2025-04-14T09:21:00Z" w16du:dateUtc="2025-04-14T01:21:00Z">
              <w:del w:id="237" w:author="MKS CQS" w:date="2025-04-15T13:11:00Z" w16du:dateUtc="2025-04-15T05:11:00Z">
                <w:r w:rsidRPr="00302AD4" w:rsidDel="001F64CA">
                  <w:rPr>
                    <w:rFonts w:ascii="Arial" w:hAnsi="Arial" w:cs="Arial"/>
                    <w:b/>
                    <w:bCs/>
                    <w:sz w:val="16"/>
                    <w:szCs w:val="16"/>
                    <w:rPrChange w:id="238" w:author="MSAR LEGAL" w:date="2025-04-14T10:18:00Z" w16du:dateUtc="2025-04-14T02:18:00Z">
                      <w:rPr>
                        <w:rFonts w:ascii="Arial" w:hAnsi="Arial" w:cs="Arial"/>
                        <w:b/>
                        <w:bCs/>
                        <w:sz w:val="20"/>
                        <w:szCs w:val="20"/>
                      </w:rPr>
                    </w:rPrChange>
                  </w:rPr>
                  <w:delText>Website</w:delText>
                </w:r>
              </w:del>
            </w:ins>
          </w:p>
          <w:p w14:paraId="6BB035B3" w14:textId="77777777" w:rsidR="001F64CA" w:rsidRPr="001F64CA" w:rsidDel="001F64CA" w:rsidRDefault="001F64CA">
            <w:pPr>
              <w:ind w:left="194"/>
              <w:rPr>
                <w:del w:id="239" w:author="MKS CQS" w:date="2025-04-15T13:11:00Z" w16du:dateUtc="2025-04-15T05:11:00Z"/>
                <w:rFonts w:ascii="Arial" w:hAnsi="Arial" w:cs="Arial"/>
                <w:sz w:val="16"/>
                <w:szCs w:val="16"/>
              </w:rPr>
              <w:pPrChange w:id="240" w:author="MKS CQS" w:date="2025-04-15T13:11:00Z" w16du:dateUtc="2025-04-15T05:11:00Z">
                <w:pPr/>
              </w:pPrChange>
            </w:pPr>
            <w:del w:id="241" w:author="MKS CQS" w:date="2025-04-15T13:11:00Z" w16du:dateUtc="2025-04-15T05:11:00Z">
              <w:r w:rsidRPr="00302AD4" w:rsidDel="001F64CA">
                <w:rPr>
                  <w:rFonts w:ascii="Arial" w:hAnsi="Arial" w:cs="Arial"/>
                  <w:sz w:val="16"/>
                  <w:szCs w:val="16"/>
                  <w:rPrChange w:id="242" w:author="MSAR LEGAL" w:date="2025-04-14T10:18:00Z" w16du:dateUtc="2025-04-14T02:18:00Z">
                    <w:rPr>
                      <w:sz w:val="20"/>
                    </w:rPr>
                  </w:rPrChange>
                </w:rPr>
                <w:delText xml:space="preserve">Year Established: </w:delText>
              </w:r>
            </w:del>
          </w:p>
          <w:p w14:paraId="2323FC99" w14:textId="79465FA7" w:rsidR="001F64CA" w:rsidRDefault="001F64CA">
            <w:pPr>
              <w:ind w:left="194"/>
              <w:rPr>
                <w:ins w:id="243" w:author="MKS CQS" w:date="2025-04-15T12:27:00Z" w16du:dateUtc="2025-04-15T04:27:00Z"/>
                <w:rFonts w:ascii="Arial" w:hAnsi="Arial" w:cs="Arial"/>
                <w:sz w:val="16"/>
                <w:szCs w:val="16"/>
              </w:rPr>
              <w:pPrChange w:id="244" w:author="MKS CQS" w:date="2025-04-15T13:11:00Z" w16du:dateUtc="2025-04-15T05:11:00Z">
                <w:pPr>
                  <w:spacing w:line="240" w:lineRule="auto"/>
                  <w:ind w:left="30"/>
                  <w:jc w:val="center"/>
                </w:pPr>
              </w:pPrChange>
            </w:pPr>
            <w:del w:id="245" w:author="MKS CQS" w:date="2025-04-15T13:11:00Z" w16du:dateUtc="2025-04-15T05:11:00Z">
              <w:r w:rsidRPr="00302AD4" w:rsidDel="001F64CA">
                <w:rPr>
                  <w:rFonts w:ascii="Arial" w:hAnsi="Arial" w:cs="Arial"/>
                  <w:sz w:val="16"/>
                  <w:szCs w:val="16"/>
                  <w:rPrChange w:id="246" w:author="MSAR LEGAL" w:date="2025-04-14T10:18:00Z" w16du:dateUtc="2025-04-14T02:18:00Z">
                    <w:rPr>
                      <w:sz w:val="20"/>
                    </w:rPr>
                  </w:rPrChange>
                </w:rPr>
                <w:delText xml:space="preserve"> </w:delText>
              </w:r>
            </w:del>
          </w:p>
          <w:p w14:paraId="2F45009B" w14:textId="77777777" w:rsidR="001F64CA" w:rsidRPr="00302AD4" w:rsidRDefault="001F64CA">
            <w:pPr>
              <w:spacing w:line="240" w:lineRule="auto"/>
              <w:ind w:left="194"/>
              <w:jc w:val="center"/>
              <w:rPr>
                <w:rFonts w:ascii="Arial" w:hAnsi="Arial" w:cs="Arial"/>
                <w:sz w:val="16"/>
                <w:szCs w:val="16"/>
                <w:rPrChange w:id="247" w:author="MSAR LEGAL" w:date="2025-04-14T10:18:00Z" w16du:dateUtc="2025-04-14T02:18:00Z">
                  <w:rPr/>
                </w:rPrChange>
              </w:rPr>
              <w:pPrChange w:id="248" w:author="MKS CQS" w:date="2025-04-15T13:11:00Z" w16du:dateUtc="2025-04-15T05:11:00Z">
                <w:pPr>
                  <w:spacing w:line="240" w:lineRule="auto"/>
                  <w:ind w:left="30"/>
                  <w:jc w:val="center"/>
                </w:pPr>
              </w:pPrChange>
            </w:pPr>
          </w:p>
        </w:tc>
      </w:tr>
      <w:tr w:rsidR="001F64CA" w:rsidRPr="00302AD4" w14:paraId="7E7CB8A3" w14:textId="77777777" w:rsidTr="00D74BB6">
        <w:trPr>
          <w:gridAfter w:val="3"/>
          <w:wAfter w:w="11743" w:type="dxa"/>
          <w:trHeight w:val="254"/>
          <w:ins w:id="249" w:author="MKS CQS" w:date="2025-04-15T13:10:00Z"/>
          <w:trPrChange w:id="250" w:author="MKS CQS [2]" w:date="2025-04-15T14:17:00Z" w16du:dateUtc="2025-04-15T06:17:00Z">
            <w:trPr>
              <w:gridBefore w:val="1"/>
              <w:gridAfter w:val="3"/>
              <w:wAfter w:w="11741" w:type="dxa"/>
              <w:trHeight w:val="254"/>
            </w:trPr>
          </w:trPrChange>
        </w:trPr>
        <w:tc>
          <w:tcPr>
            <w:tcW w:w="2122" w:type="dxa"/>
            <w:gridSpan w:val="4"/>
            <w:tcBorders>
              <w:top w:val="single" w:sz="4" w:space="0" w:color="000000"/>
              <w:left w:val="single" w:sz="4" w:space="0" w:color="000000"/>
              <w:bottom w:val="single" w:sz="4" w:space="0" w:color="000000"/>
              <w:right w:val="single" w:sz="4" w:space="0" w:color="000000"/>
            </w:tcBorders>
            <w:tcPrChange w:id="251" w:author="MKS CQS [2]" w:date="2025-04-15T14:17:00Z" w16du:dateUtc="2025-04-15T06:17:00Z">
              <w:tcPr>
                <w:tcW w:w="2124" w:type="dxa"/>
                <w:gridSpan w:val="9"/>
                <w:tcBorders>
                  <w:top w:val="single" w:sz="4" w:space="0" w:color="000000"/>
                  <w:left w:val="single" w:sz="4" w:space="0" w:color="000000"/>
                  <w:bottom w:val="single" w:sz="4" w:space="0" w:color="000000"/>
                  <w:right w:val="single" w:sz="4" w:space="0" w:color="000000"/>
                </w:tcBorders>
              </w:tcPr>
            </w:tcPrChange>
          </w:tcPr>
          <w:p w14:paraId="20125452" w14:textId="77777777" w:rsidR="001F64CA" w:rsidRPr="00D74BB6" w:rsidRDefault="001F64CA" w:rsidP="001F64CA">
            <w:pPr>
              <w:rPr>
                <w:ins w:id="252" w:author="MKS CQS" w:date="2025-04-15T13:10:00Z" w16du:dateUtc="2025-04-15T05:10:00Z"/>
                <w:rFonts w:ascii="Arial" w:hAnsi="Arial" w:cs="Arial"/>
                <w:sz w:val="16"/>
                <w:szCs w:val="16"/>
              </w:rPr>
            </w:pPr>
            <w:ins w:id="253" w:author="MKS CQS" w:date="2025-04-15T13:10:00Z" w16du:dateUtc="2025-04-15T05:10:00Z">
              <w:r w:rsidRPr="00D74BB6">
                <w:rPr>
                  <w:rFonts w:ascii="Arial" w:hAnsi="Arial" w:cs="Arial"/>
                  <w:sz w:val="16"/>
                  <w:szCs w:val="16"/>
                </w:rPr>
                <w:t>Email Address:</w:t>
              </w:r>
            </w:ins>
          </w:p>
          <w:p w14:paraId="0F4DE89E" w14:textId="77777777" w:rsidR="001F64CA" w:rsidRPr="00D74BB6" w:rsidRDefault="001F64CA" w:rsidP="00A15F16">
            <w:pPr>
              <w:spacing w:line="240" w:lineRule="auto"/>
              <w:ind w:left="5"/>
              <w:rPr>
                <w:ins w:id="254" w:author="MKS CQS" w:date="2025-04-15T13:10:00Z" w16du:dateUtc="2025-04-15T05:10:00Z"/>
                <w:rFonts w:ascii="Arial" w:hAnsi="Arial" w:cs="Arial"/>
                <w:sz w:val="16"/>
                <w:szCs w:val="16"/>
              </w:rPr>
            </w:pPr>
          </w:p>
        </w:tc>
        <w:tc>
          <w:tcPr>
            <w:tcW w:w="3905" w:type="dxa"/>
            <w:gridSpan w:val="4"/>
            <w:tcBorders>
              <w:top w:val="single" w:sz="4" w:space="0" w:color="000000"/>
              <w:left w:val="single" w:sz="4" w:space="0" w:color="000000"/>
              <w:bottom w:val="single" w:sz="4" w:space="0" w:color="000000"/>
              <w:right w:val="single" w:sz="4" w:space="0" w:color="000000"/>
            </w:tcBorders>
            <w:tcPrChange w:id="255" w:author="MKS CQS [2]" w:date="2025-04-15T14:17:00Z" w16du:dateUtc="2025-04-15T06:17:00Z">
              <w:tcPr>
                <w:tcW w:w="4957" w:type="dxa"/>
                <w:gridSpan w:val="14"/>
                <w:tcBorders>
                  <w:top w:val="single" w:sz="4" w:space="0" w:color="000000"/>
                  <w:left w:val="single" w:sz="4" w:space="0" w:color="000000"/>
                  <w:bottom w:val="single" w:sz="4" w:space="0" w:color="000000"/>
                  <w:right w:val="single" w:sz="4" w:space="0" w:color="000000"/>
                </w:tcBorders>
              </w:tcPr>
            </w:tcPrChange>
          </w:tcPr>
          <w:p w14:paraId="3AE1A32E" w14:textId="77777777" w:rsidR="001F64CA" w:rsidRPr="00D74BB6" w:rsidRDefault="001F64CA" w:rsidP="009A2F73">
            <w:pPr>
              <w:tabs>
                <w:tab w:val="center" w:pos="1595"/>
                <w:tab w:val="center" w:pos="3604"/>
              </w:tabs>
              <w:spacing w:line="240" w:lineRule="auto"/>
              <w:ind w:left="194"/>
              <w:rPr>
                <w:ins w:id="256" w:author="MKS CQS" w:date="2025-04-15T13:10:00Z" w16du:dateUtc="2025-04-15T05:10:00Z"/>
                <w:rFonts w:ascii="Cambria Math" w:hAnsi="Cambria Math" w:cs="Cambria Math"/>
                <w:sz w:val="16"/>
                <w:szCs w:val="16"/>
              </w:rPr>
            </w:pPr>
          </w:p>
        </w:tc>
        <w:tc>
          <w:tcPr>
            <w:tcW w:w="1909" w:type="dxa"/>
            <w:gridSpan w:val="3"/>
            <w:tcBorders>
              <w:top w:val="single" w:sz="4" w:space="0" w:color="000000"/>
              <w:left w:val="single" w:sz="4" w:space="0" w:color="000000"/>
              <w:bottom w:val="single" w:sz="4" w:space="0" w:color="000000"/>
              <w:right w:val="single" w:sz="4" w:space="0" w:color="000000"/>
            </w:tcBorders>
            <w:tcPrChange w:id="257" w:author="MKS CQS [2]" w:date="2025-04-15T14:17:00Z" w16du:dateUtc="2025-04-15T06:17:00Z">
              <w:tcPr>
                <w:tcW w:w="1282" w:type="dxa"/>
                <w:gridSpan w:val="5"/>
                <w:tcBorders>
                  <w:top w:val="single" w:sz="4" w:space="0" w:color="000000"/>
                  <w:left w:val="single" w:sz="4" w:space="0" w:color="000000"/>
                  <w:bottom w:val="single" w:sz="4" w:space="0" w:color="000000"/>
                  <w:right w:val="single" w:sz="4" w:space="0" w:color="000000"/>
                </w:tcBorders>
              </w:tcPr>
            </w:tcPrChange>
          </w:tcPr>
          <w:p w14:paraId="7D3DF4DF" w14:textId="6024A547" w:rsidR="001F64CA" w:rsidRPr="00D74BB6" w:rsidRDefault="001F64CA" w:rsidP="009A2F73">
            <w:pPr>
              <w:rPr>
                <w:ins w:id="258" w:author="MKS CQS" w:date="2025-04-15T13:10:00Z" w16du:dateUtc="2025-04-15T05:10:00Z"/>
                <w:rFonts w:ascii="Arial" w:hAnsi="Arial" w:cs="Arial"/>
                <w:sz w:val="16"/>
                <w:szCs w:val="16"/>
                <w:rPrChange w:id="259" w:author="MKS CQS [2]" w:date="2025-04-15T14:17:00Z" w16du:dateUtc="2025-04-15T06:17:00Z">
                  <w:rPr>
                    <w:ins w:id="260" w:author="MKS CQS" w:date="2025-04-15T13:10:00Z" w16du:dateUtc="2025-04-15T05:10:00Z"/>
                    <w:rFonts w:ascii="Arial" w:hAnsi="Arial" w:cs="Arial"/>
                    <w:b/>
                    <w:bCs/>
                    <w:sz w:val="16"/>
                    <w:szCs w:val="16"/>
                  </w:rPr>
                </w:rPrChange>
              </w:rPr>
            </w:pPr>
            <w:ins w:id="261" w:author="MKS CQS" w:date="2025-04-15T13:11:00Z" w16du:dateUtc="2025-04-15T05:11:00Z">
              <w:r w:rsidRPr="00D74BB6">
                <w:rPr>
                  <w:rFonts w:ascii="Arial" w:hAnsi="Arial" w:cs="Arial"/>
                  <w:sz w:val="16"/>
                  <w:szCs w:val="16"/>
                  <w:rPrChange w:id="262" w:author="MKS CQS [2]" w:date="2025-04-15T14:17:00Z" w16du:dateUtc="2025-04-15T06:17:00Z">
                    <w:rPr>
                      <w:rFonts w:ascii="Arial" w:hAnsi="Arial" w:cs="Arial"/>
                      <w:b/>
                      <w:bCs/>
                      <w:sz w:val="16"/>
                      <w:szCs w:val="16"/>
                    </w:rPr>
                  </w:rPrChange>
                </w:rPr>
                <w:t>Website:</w:t>
              </w:r>
            </w:ins>
          </w:p>
        </w:tc>
        <w:tc>
          <w:tcPr>
            <w:tcW w:w="2413" w:type="dxa"/>
            <w:tcBorders>
              <w:top w:val="single" w:sz="4" w:space="0" w:color="000000"/>
              <w:left w:val="single" w:sz="4" w:space="0" w:color="000000"/>
              <w:bottom w:val="single" w:sz="4" w:space="0" w:color="000000"/>
              <w:right w:val="single" w:sz="4" w:space="0" w:color="000000"/>
            </w:tcBorders>
            <w:tcPrChange w:id="263" w:author="MKS CQS [2]" w:date="2025-04-15T14:17:00Z" w16du:dateUtc="2025-04-15T06:17:00Z">
              <w:tcPr>
                <w:tcW w:w="1988" w:type="dxa"/>
                <w:gridSpan w:val="4"/>
                <w:tcBorders>
                  <w:top w:val="single" w:sz="4" w:space="0" w:color="000000"/>
                  <w:left w:val="single" w:sz="4" w:space="0" w:color="000000"/>
                  <w:bottom w:val="single" w:sz="4" w:space="0" w:color="000000"/>
                  <w:right w:val="single" w:sz="4" w:space="0" w:color="000000"/>
                </w:tcBorders>
              </w:tcPr>
            </w:tcPrChange>
          </w:tcPr>
          <w:p w14:paraId="4CE8150F" w14:textId="77777777" w:rsidR="001F64CA" w:rsidRPr="001F64CA" w:rsidRDefault="001F64CA" w:rsidP="00A15F16">
            <w:pPr>
              <w:spacing w:line="240" w:lineRule="auto"/>
              <w:ind w:left="30"/>
              <w:jc w:val="center"/>
              <w:rPr>
                <w:ins w:id="264" w:author="MKS CQS" w:date="2025-04-15T13:10:00Z" w16du:dateUtc="2025-04-15T05:10:00Z"/>
                <w:rFonts w:ascii="Arial" w:hAnsi="Arial" w:cs="Arial"/>
                <w:sz w:val="16"/>
                <w:szCs w:val="16"/>
              </w:rPr>
            </w:pPr>
          </w:p>
        </w:tc>
      </w:tr>
      <w:tr w:rsidR="001F64CA" w:rsidRPr="00302AD4" w14:paraId="42C4D182" w14:textId="77777777" w:rsidTr="00D74BB6">
        <w:trPr>
          <w:gridAfter w:val="3"/>
          <w:wAfter w:w="11743" w:type="dxa"/>
          <w:trHeight w:val="254"/>
          <w:ins w:id="265" w:author="MSAR LEGAL" w:date="2025-04-14T09:21:00Z"/>
          <w:trPrChange w:id="266" w:author="MKS CQS [2]" w:date="2025-04-15T14:17:00Z" w16du:dateUtc="2025-04-15T06:17:00Z">
            <w:trPr>
              <w:gridAfter w:val="3"/>
              <w:wAfter w:w="11743" w:type="dxa"/>
              <w:trHeight w:val="254"/>
            </w:trPr>
          </w:trPrChange>
        </w:trPr>
        <w:tc>
          <w:tcPr>
            <w:tcW w:w="2122" w:type="dxa"/>
            <w:gridSpan w:val="4"/>
            <w:tcBorders>
              <w:top w:val="single" w:sz="4" w:space="0" w:color="000000"/>
              <w:left w:val="single" w:sz="4" w:space="0" w:color="000000"/>
              <w:bottom w:val="single" w:sz="4" w:space="0" w:color="000000"/>
              <w:right w:val="single" w:sz="4" w:space="0" w:color="000000"/>
            </w:tcBorders>
            <w:tcPrChange w:id="267" w:author="MKS CQS [2]" w:date="2025-04-15T14:17:00Z" w16du:dateUtc="2025-04-15T06:17:00Z">
              <w:tcPr>
                <w:tcW w:w="2122" w:type="dxa"/>
                <w:gridSpan w:val="8"/>
                <w:tcBorders>
                  <w:top w:val="single" w:sz="4" w:space="0" w:color="000000"/>
                  <w:left w:val="single" w:sz="4" w:space="0" w:color="000000"/>
                  <w:bottom w:val="single" w:sz="4" w:space="0" w:color="000000"/>
                  <w:right w:val="single" w:sz="4" w:space="0" w:color="000000"/>
                </w:tcBorders>
              </w:tcPr>
            </w:tcPrChange>
          </w:tcPr>
          <w:p w14:paraId="6B6150DC" w14:textId="5F9E72FF" w:rsidR="001F64CA" w:rsidRPr="00D74BB6" w:rsidRDefault="001F64CA" w:rsidP="00A15F16">
            <w:pPr>
              <w:spacing w:line="240" w:lineRule="auto"/>
              <w:ind w:left="5"/>
              <w:rPr>
                <w:ins w:id="268" w:author="MKS CQS" w:date="2025-04-15T13:13:00Z" w16du:dateUtc="2025-04-15T05:13:00Z"/>
              </w:rPr>
            </w:pPr>
            <w:ins w:id="269" w:author="MKS CQS" w:date="2025-04-15T13:12:00Z" w16du:dateUtc="2025-04-15T05:12:00Z">
              <w:r w:rsidRPr="00D74BB6">
                <w:rPr>
                  <w:rFonts w:ascii="Arial" w:hAnsi="Arial" w:cs="Arial"/>
                  <w:sz w:val="16"/>
                  <w:szCs w:val="16"/>
                  <w:rPrChange w:id="270" w:author="MKS CQS [2]" w:date="2025-04-15T14:17:00Z" w16du:dateUtc="2025-04-15T06:17:00Z">
                    <w:rPr>
                      <w:rFonts w:ascii="Arial" w:hAnsi="Arial" w:cs="Arial"/>
                      <w:b/>
                      <w:bCs/>
                      <w:sz w:val="16"/>
                      <w:szCs w:val="16"/>
                    </w:rPr>
                  </w:rPrChange>
                </w:rPr>
                <w:t>Branch (if any)</w:t>
              </w:r>
            </w:ins>
            <w:ins w:id="271" w:author="MKS CQS" w:date="2025-04-15T13:13:00Z" w16du:dateUtc="2025-04-15T05:13:00Z">
              <w:r w:rsidRPr="00D74BB6">
                <w:t xml:space="preserve"> </w:t>
              </w:r>
            </w:ins>
          </w:p>
          <w:p w14:paraId="2303E895" w14:textId="2B7CBCBC" w:rsidR="001F64CA" w:rsidRPr="00D74BB6" w:rsidDel="001F64CA" w:rsidRDefault="001F64CA" w:rsidP="00292EA4">
            <w:pPr>
              <w:rPr>
                <w:ins w:id="272" w:author="MSAR LEGAL" w:date="2025-04-14T09:22:00Z" w16du:dateUtc="2025-04-14T01:22:00Z"/>
                <w:del w:id="273" w:author="MKS CQS" w:date="2025-04-15T13:10:00Z" w16du:dateUtc="2025-04-15T05:10:00Z"/>
                <w:rFonts w:ascii="Arial" w:hAnsi="Arial" w:cs="Arial"/>
                <w:sz w:val="16"/>
                <w:szCs w:val="16"/>
                <w:rPrChange w:id="274" w:author="MKS CQS [2]" w:date="2025-04-15T14:17:00Z" w16du:dateUtc="2025-04-15T06:17:00Z">
                  <w:rPr>
                    <w:ins w:id="275" w:author="MSAR LEGAL" w:date="2025-04-14T09:22:00Z" w16du:dateUtc="2025-04-14T01:22:00Z"/>
                    <w:del w:id="276" w:author="MKS CQS" w:date="2025-04-15T13:10:00Z" w16du:dateUtc="2025-04-15T05:10:00Z"/>
                    <w:rFonts w:ascii="Arial" w:hAnsi="Arial" w:cs="Arial"/>
                    <w:b/>
                    <w:bCs/>
                    <w:sz w:val="20"/>
                    <w:szCs w:val="20"/>
                  </w:rPr>
                </w:rPrChange>
              </w:rPr>
            </w:pPr>
            <w:ins w:id="277" w:author="MKS CQS" w:date="2025-04-15T13:13:00Z" w16du:dateUtc="2025-04-15T05:13:00Z">
              <w:r w:rsidRPr="00D74BB6">
                <w:rPr>
                  <w:rFonts w:ascii="Arial" w:hAnsi="Arial" w:cs="Arial"/>
                  <w:sz w:val="16"/>
                  <w:szCs w:val="16"/>
                  <w:rPrChange w:id="278" w:author="MKS CQS [2]" w:date="2025-04-15T14:17:00Z" w16du:dateUtc="2025-04-15T06:17:00Z">
                    <w:rPr>
                      <w:rFonts w:ascii="Arial" w:hAnsi="Arial" w:cs="Arial"/>
                      <w:b/>
                      <w:bCs/>
                      <w:sz w:val="16"/>
                      <w:szCs w:val="16"/>
                    </w:rPr>
                  </w:rPrChange>
                </w:rPr>
                <w:t>Branch Address:</w:t>
              </w:r>
            </w:ins>
            <w:ins w:id="279" w:author="MSAR LEGAL" w:date="2025-04-14T09:22:00Z" w16du:dateUtc="2025-04-14T01:22:00Z">
              <w:del w:id="280" w:author="MKS CQS" w:date="2025-04-15T13:10:00Z" w16du:dateUtc="2025-04-15T05:10:00Z">
                <w:r w:rsidRPr="00D74BB6" w:rsidDel="001F64CA">
                  <w:rPr>
                    <w:rFonts w:ascii="Arial" w:hAnsi="Arial" w:cs="Arial"/>
                    <w:sz w:val="16"/>
                    <w:szCs w:val="16"/>
                    <w:rPrChange w:id="281" w:author="MKS CQS [2]" w:date="2025-04-15T14:17:00Z" w16du:dateUtc="2025-04-15T06:17:00Z">
                      <w:rPr>
                        <w:rFonts w:ascii="Arial" w:hAnsi="Arial" w:cs="Arial"/>
                        <w:b/>
                        <w:bCs/>
                        <w:sz w:val="20"/>
                        <w:szCs w:val="20"/>
                      </w:rPr>
                    </w:rPrChange>
                  </w:rPr>
                  <w:delText>Email Address</w:delText>
                </w:r>
              </w:del>
            </w:ins>
          </w:p>
          <w:p w14:paraId="370CB0BB" w14:textId="77777777" w:rsidR="001F64CA" w:rsidRPr="00D74BB6" w:rsidRDefault="001F64CA" w:rsidP="00A15F16">
            <w:pPr>
              <w:spacing w:line="240" w:lineRule="auto"/>
              <w:ind w:left="5"/>
              <w:rPr>
                <w:ins w:id="282" w:author="MSAR LEGAL" w:date="2025-04-14T09:21:00Z" w16du:dateUtc="2025-04-14T01:21:00Z"/>
                <w:rFonts w:ascii="Arial" w:hAnsi="Arial" w:cs="Arial"/>
                <w:sz w:val="16"/>
                <w:szCs w:val="16"/>
                <w:rPrChange w:id="283" w:author="MKS CQS [2]" w:date="2025-04-15T14:17:00Z" w16du:dateUtc="2025-04-15T06:17:00Z">
                  <w:rPr>
                    <w:ins w:id="284" w:author="MSAR LEGAL" w:date="2025-04-14T09:21:00Z" w16du:dateUtc="2025-04-14T01:21:00Z"/>
                    <w:sz w:val="20"/>
                  </w:rPr>
                </w:rPrChange>
              </w:rPr>
            </w:pPr>
          </w:p>
        </w:tc>
        <w:tc>
          <w:tcPr>
            <w:tcW w:w="8227" w:type="dxa"/>
            <w:gridSpan w:val="8"/>
            <w:tcBorders>
              <w:top w:val="single" w:sz="4" w:space="0" w:color="000000"/>
              <w:left w:val="single" w:sz="4" w:space="0" w:color="000000"/>
              <w:bottom w:val="single" w:sz="4" w:space="0" w:color="000000"/>
              <w:right w:val="single" w:sz="4" w:space="0" w:color="000000"/>
            </w:tcBorders>
            <w:tcPrChange w:id="285" w:author="MKS CQS [2]" w:date="2025-04-15T14:17:00Z" w16du:dateUtc="2025-04-15T06:17:00Z">
              <w:tcPr>
                <w:tcW w:w="8227" w:type="dxa"/>
                <w:gridSpan w:val="22"/>
                <w:tcBorders>
                  <w:top w:val="single" w:sz="4" w:space="0" w:color="000000"/>
                  <w:left w:val="single" w:sz="4" w:space="0" w:color="000000"/>
                  <w:bottom w:val="single" w:sz="4" w:space="0" w:color="000000"/>
                  <w:right w:val="single" w:sz="4" w:space="0" w:color="000000"/>
                </w:tcBorders>
              </w:tcPr>
            </w:tcPrChange>
          </w:tcPr>
          <w:p w14:paraId="2C8D554D" w14:textId="77777777" w:rsidR="001F64CA" w:rsidRPr="00D74BB6" w:rsidDel="001F64CA" w:rsidRDefault="001F64CA" w:rsidP="00292EA4">
            <w:pPr>
              <w:rPr>
                <w:ins w:id="286" w:author="MSAR LEGAL" w:date="2025-04-14T09:22:00Z" w16du:dateUtc="2025-04-14T01:22:00Z"/>
                <w:del w:id="287" w:author="MKS CQS" w:date="2025-04-15T13:12:00Z" w16du:dateUtc="2025-04-15T05:12:00Z"/>
                <w:rFonts w:ascii="Arial" w:hAnsi="Arial" w:cs="Arial"/>
                <w:sz w:val="16"/>
                <w:szCs w:val="16"/>
                <w:rPrChange w:id="288" w:author="MKS CQS [2]" w:date="2025-04-15T14:17:00Z" w16du:dateUtc="2025-04-15T06:17:00Z">
                  <w:rPr>
                    <w:ins w:id="289" w:author="MSAR LEGAL" w:date="2025-04-14T09:22:00Z" w16du:dateUtc="2025-04-14T01:22:00Z"/>
                    <w:del w:id="290" w:author="MKS CQS" w:date="2025-04-15T13:12:00Z" w16du:dateUtc="2025-04-15T05:12:00Z"/>
                    <w:rFonts w:ascii="Arial" w:hAnsi="Arial" w:cs="Arial"/>
                    <w:b/>
                    <w:bCs/>
                    <w:sz w:val="20"/>
                    <w:szCs w:val="20"/>
                  </w:rPr>
                </w:rPrChange>
              </w:rPr>
            </w:pPr>
            <w:ins w:id="291" w:author="MSAR LEGAL" w:date="2025-04-14T09:22:00Z" w16du:dateUtc="2025-04-14T01:22:00Z">
              <w:del w:id="292" w:author="MKS CQS" w:date="2025-04-15T13:12:00Z" w16du:dateUtc="2025-04-15T05:12:00Z">
                <w:r w:rsidRPr="00D74BB6" w:rsidDel="001F64CA">
                  <w:rPr>
                    <w:rFonts w:ascii="Arial" w:hAnsi="Arial" w:cs="Arial"/>
                    <w:sz w:val="16"/>
                    <w:szCs w:val="16"/>
                    <w:rPrChange w:id="293" w:author="MKS CQS [2]" w:date="2025-04-15T14:17:00Z" w16du:dateUtc="2025-04-15T06:17:00Z">
                      <w:rPr>
                        <w:rFonts w:ascii="Arial" w:hAnsi="Arial" w:cs="Arial"/>
                        <w:b/>
                        <w:bCs/>
                        <w:sz w:val="20"/>
                        <w:szCs w:val="20"/>
                      </w:rPr>
                    </w:rPrChange>
                  </w:rPr>
                  <w:delText>Branch (if any)</w:delText>
                </w:r>
              </w:del>
            </w:ins>
          </w:p>
          <w:p w14:paraId="450E3441" w14:textId="77777777" w:rsidR="001F64CA" w:rsidRPr="00D74BB6" w:rsidDel="001F64CA" w:rsidRDefault="001F64CA" w:rsidP="00292EA4">
            <w:pPr>
              <w:rPr>
                <w:ins w:id="294" w:author="MSAR LEGAL" w:date="2025-04-14T09:22:00Z" w16du:dateUtc="2025-04-14T01:22:00Z"/>
                <w:del w:id="295" w:author="MKS CQS" w:date="2025-04-15T13:12:00Z" w16du:dateUtc="2025-04-15T05:12:00Z"/>
                <w:rFonts w:ascii="Arial" w:hAnsi="Arial" w:cs="Arial"/>
                <w:sz w:val="16"/>
                <w:szCs w:val="16"/>
                <w:rPrChange w:id="296" w:author="MKS CQS [2]" w:date="2025-04-15T14:17:00Z" w16du:dateUtc="2025-04-15T06:17:00Z">
                  <w:rPr>
                    <w:ins w:id="297" w:author="MSAR LEGAL" w:date="2025-04-14T09:22:00Z" w16du:dateUtc="2025-04-14T01:22:00Z"/>
                    <w:del w:id="298" w:author="MKS CQS" w:date="2025-04-15T13:12:00Z" w16du:dateUtc="2025-04-15T05:12:00Z"/>
                    <w:rFonts w:ascii="Arial" w:hAnsi="Arial" w:cs="Arial"/>
                    <w:b/>
                    <w:bCs/>
                    <w:sz w:val="20"/>
                    <w:szCs w:val="20"/>
                  </w:rPr>
                </w:rPrChange>
              </w:rPr>
            </w:pPr>
          </w:p>
          <w:p w14:paraId="4B3CBA59" w14:textId="77777777" w:rsidR="001F64CA" w:rsidRPr="00D74BB6" w:rsidRDefault="001F64CA" w:rsidP="00292EA4">
            <w:pPr>
              <w:rPr>
                <w:ins w:id="299" w:author="MSAR LEGAL" w:date="2025-04-14T09:21:00Z" w16du:dateUtc="2025-04-14T01:21:00Z"/>
                <w:rFonts w:ascii="Arial" w:hAnsi="Arial" w:cs="Arial"/>
                <w:sz w:val="16"/>
                <w:szCs w:val="16"/>
                <w:rPrChange w:id="300" w:author="MKS CQS [2]" w:date="2025-04-15T14:17:00Z" w16du:dateUtc="2025-04-15T06:17:00Z">
                  <w:rPr>
                    <w:ins w:id="301" w:author="MSAR LEGAL" w:date="2025-04-14T09:21:00Z" w16du:dateUtc="2025-04-14T01:21:00Z"/>
                    <w:rFonts w:ascii="Arial" w:hAnsi="Arial" w:cs="Arial"/>
                    <w:b/>
                    <w:bCs/>
                    <w:sz w:val="16"/>
                    <w:szCs w:val="16"/>
                  </w:rPr>
                </w:rPrChange>
              </w:rPr>
            </w:pPr>
            <w:ins w:id="302" w:author="MSAR LEGAL" w:date="2025-04-14T09:22:00Z" w16du:dateUtc="2025-04-14T01:22:00Z">
              <w:del w:id="303" w:author="MKS CQS" w:date="2025-04-15T13:13:00Z" w16du:dateUtc="2025-04-15T05:13:00Z">
                <w:r w:rsidRPr="00D74BB6" w:rsidDel="001F64CA">
                  <w:rPr>
                    <w:rFonts w:ascii="Arial" w:hAnsi="Arial" w:cs="Arial"/>
                    <w:sz w:val="16"/>
                    <w:szCs w:val="16"/>
                    <w:rPrChange w:id="304" w:author="MKS CQS [2]" w:date="2025-04-15T14:17:00Z" w16du:dateUtc="2025-04-15T06:17:00Z">
                      <w:rPr>
                        <w:rFonts w:ascii="Arial" w:hAnsi="Arial" w:cs="Arial"/>
                        <w:b/>
                        <w:bCs/>
                        <w:sz w:val="20"/>
                        <w:szCs w:val="20"/>
                      </w:rPr>
                    </w:rPrChange>
                  </w:rPr>
                  <w:delText>Branch Address</w:delText>
                </w:r>
              </w:del>
            </w:ins>
          </w:p>
          <w:p w14:paraId="5B61674D" w14:textId="4CF76DD1" w:rsidR="001F64CA" w:rsidRPr="00D74BB6" w:rsidRDefault="001F64CA" w:rsidP="00A15F16">
            <w:pPr>
              <w:spacing w:line="240" w:lineRule="auto"/>
              <w:ind w:left="30"/>
              <w:jc w:val="center"/>
              <w:rPr>
                <w:ins w:id="305" w:author="MSAR LEGAL" w:date="2025-04-14T09:21:00Z" w16du:dateUtc="2025-04-14T01:21:00Z"/>
                <w:rFonts w:ascii="Arial" w:hAnsi="Arial" w:cs="Arial"/>
                <w:sz w:val="16"/>
                <w:szCs w:val="16"/>
                <w:rPrChange w:id="306" w:author="MKS CQS [2]" w:date="2025-04-15T14:17:00Z" w16du:dateUtc="2025-04-15T06:17:00Z">
                  <w:rPr>
                    <w:ins w:id="307" w:author="MSAR LEGAL" w:date="2025-04-14T09:21:00Z" w16du:dateUtc="2025-04-14T01:21:00Z"/>
                    <w:sz w:val="20"/>
                  </w:rPr>
                </w:rPrChange>
              </w:rPr>
            </w:pPr>
            <w:ins w:id="308" w:author="MKS CQS" w:date="2025-04-15T12:52:00Z" w16du:dateUtc="2025-04-15T04:52:00Z">
              <w:r w:rsidRPr="00D74BB6">
                <w:rPr>
                  <w:rFonts w:ascii="Arial" w:hAnsi="Arial" w:cs="Arial"/>
                  <w:sz w:val="16"/>
                  <w:szCs w:val="16"/>
                </w:rPr>
                <w:t xml:space="preserve"> </w:t>
              </w:r>
            </w:ins>
          </w:p>
        </w:tc>
      </w:tr>
      <w:tr w:rsidR="00231BAF" w:rsidRPr="00302AD4" w14:paraId="750F64DA" w14:textId="77777777" w:rsidTr="00D74BB6">
        <w:trPr>
          <w:gridAfter w:val="3"/>
          <w:wAfter w:w="11743" w:type="dxa"/>
          <w:trHeight w:val="256"/>
          <w:trPrChange w:id="309" w:author="MKS CQS [2]" w:date="2025-04-15T14:17:00Z" w16du:dateUtc="2025-04-15T06:17:00Z">
            <w:trPr>
              <w:gridBefore w:val="1"/>
              <w:gridAfter w:val="3"/>
              <w:wAfter w:w="11741" w:type="dxa"/>
              <w:trHeight w:val="256"/>
            </w:trPr>
          </w:trPrChange>
        </w:trPr>
        <w:tc>
          <w:tcPr>
            <w:tcW w:w="2122" w:type="dxa"/>
            <w:gridSpan w:val="4"/>
            <w:tcBorders>
              <w:top w:val="single" w:sz="4" w:space="0" w:color="000000"/>
              <w:left w:val="single" w:sz="4" w:space="0" w:color="000000"/>
              <w:bottom w:val="single" w:sz="4" w:space="0" w:color="000000"/>
              <w:right w:val="single" w:sz="4" w:space="0" w:color="000000"/>
            </w:tcBorders>
            <w:tcPrChange w:id="310" w:author="MKS CQS [2]" w:date="2025-04-15T14:17:00Z" w16du:dateUtc="2025-04-15T06:17:00Z">
              <w:tcPr>
                <w:tcW w:w="2124" w:type="dxa"/>
                <w:gridSpan w:val="8"/>
                <w:tcBorders>
                  <w:top w:val="single" w:sz="4" w:space="0" w:color="000000"/>
                  <w:left w:val="single" w:sz="4" w:space="0" w:color="000000"/>
                  <w:bottom w:val="single" w:sz="4" w:space="0" w:color="000000"/>
                  <w:right w:val="single" w:sz="4" w:space="0" w:color="000000"/>
                </w:tcBorders>
              </w:tcPr>
            </w:tcPrChange>
          </w:tcPr>
          <w:p w14:paraId="5D7B8832" w14:textId="77777777" w:rsidR="00231BAF" w:rsidRPr="00D74BB6" w:rsidRDefault="00A91BD7" w:rsidP="00A15F16">
            <w:pPr>
              <w:spacing w:line="240" w:lineRule="auto"/>
              <w:ind w:left="5"/>
              <w:rPr>
                <w:rFonts w:ascii="Arial" w:hAnsi="Arial" w:cs="Arial"/>
                <w:sz w:val="16"/>
                <w:szCs w:val="16"/>
                <w:rPrChange w:id="311" w:author="MKS CQS [2]" w:date="2025-04-15T14:17:00Z" w16du:dateUtc="2025-04-15T06:17:00Z">
                  <w:rPr/>
                </w:rPrChange>
              </w:rPr>
            </w:pPr>
            <w:r w:rsidRPr="00D74BB6">
              <w:rPr>
                <w:rFonts w:ascii="Arial" w:hAnsi="Arial" w:cs="Arial"/>
                <w:sz w:val="16"/>
                <w:szCs w:val="16"/>
                <w:rPrChange w:id="312" w:author="MKS CQS [2]" w:date="2025-04-15T14:17:00Z" w16du:dateUtc="2025-04-15T06:17:00Z">
                  <w:rPr>
                    <w:sz w:val="20"/>
                  </w:rPr>
                </w:rPrChange>
              </w:rPr>
              <w:t xml:space="preserve">Authorised Capital: </w:t>
            </w:r>
          </w:p>
        </w:tc>
        <w:tc>
          <w:tcPr>
            <w:tcW w:w="3829" w:type="dxa"/>
            <w:gridSpan w:val="3"/>
            <w:tcBorders>
              <w:top w:val="single" w:sz="4" w:space="0" w:color="000000"/>
              <w:left w:val="single" w:sz="4" w:space="0" w:color="000000"/>
              <w:bottom w:val="single" w:sz="4" w:space="0" w:color="000000"/>
              <w:right w:val="single" w:sz="4" w:space="0" w:color="000000"/>
            </w:tcBorders>
            <w:tcPrChange w:id="313" w:author="MKS CQS [2]" w:date="2025-04-15T14:17:00Z" w16du:dateUtc="2025-04-15T06:17:00Z">
              <w:tcPr>
                <w:tcW w:w="3829" w:type="dxa"/>
                <w:gridSpan w:val="8"/>
                <w:tcBorders>
                  <w:top w:val="single" w:sz="4" w:space="0" w:color="000000"/>
                  <w:left w:val="single" w:sz="4" w:space="0" w:color="000000"/>
                  <w:bottom w:val="single" w:sz="4" w:space="0" w:color="000000"/>
                  <w:right w:val="single" w:sz="4" w:space="0" w:color="000000"/>
                </w:tcBorders>
              </w:tcPr>
            </w:tcPrChange>
          </w:tcPr>
          <w:p w14:paraId="6724C65F" w14:textId="77777777" w:rsidR="00231BAF" w:rsidRPr="00D74BB6" w:rsidRDefault="00A91BD7" w:rsidP="00A15F16">
            <w:pPr>
              <w:spacing w:line="240" w:lineRule="auto"/>
              <w:ind w:left="30"/>
              <w:jc w:val="center"/>
              <w:rPr>
                <w:rFonts w:ascii="Arial" w:hAnsi="Arial" w:cs="Arial"/>
                <w:sz w:val="16"/>
                <w:szCs w:val="16"/>
                <w:rPrChange w:id="314" w:author="MKS CQS [2]" w:date="2025-04-15T14:17:00Z" w16du:dateUtc="2025-04-15T06:17:00Z">
                  <w:rPr/>
                </w:rPrChange>
              </w:rPr>
            </w:pPr>
            <w:r w:rsidRPr="00D74BB6">
              <w:rPr>
                <w:rFonts w:ascii="Arial" w:hAnsi="Arial" w:cs="Arial"/>
                <w:sz w:val="16"/>
                <w:szCs w:val="16"/>
                <w:rPrChange w:id="315" w:author="MKS CQS [2]" w:date="2025-04-15T14:17:00Z" w16du:dateUtc="2025-04-15T06:17:00Z">
                  <w:rPr>
                    <w:sz w:val="20"/>
                  </w:rPr>
                </w:rPrChange>
              </w:rPr>
              <w:t xml:space="preserve"> </w:t>
            </w:r>
          </w:p>
        </w:tc>
        <w:tc>
          <w:tcPr>
            <w:tcW w:w="1985" w:type="dxa"/>
            <w:gridSpan w:val="4"/>
            <w:tcBorders>
              <w:top w:val="single" w:sz="4" w:space="0" w:color="000000"/>
              <w:left w:val="single" w:sz="4" w:space="0" w:color="000000"/>
              <w:bottom w:val="single" w:sz="4" w:space="0" w:color="000000"/>
              <w:right w:val="single" w:sz="4" w:space="0" w:color="000000"/>
            </w:tcBorders>
            <w:tcPrChange w:id="316" w:author="MKS CQS [2]" w:date="2025-04-15T14:17:00Z" w16du:dateUtc="2025-04-15T06:17:00Z">
              <w:tcPr>
                <w:tcW w:w="1985" w:type="dxa"/>
                <w:gridSpan w:val="10"/>
                <w:tcBorders>
                  <w:top w:val="single" w:sz="4" w:space="0" w:color="000000"/>
                  <w:left w:val="single" w:sz="4" w:space="0" w:color="000000"/>
                  <w:bottom w:val="single" w:sz="4" w:space="0" w:color="000000"/>
                  <w:right w:val="single" w:sz="4" w:space="0" w:color="000000"/>
                </w:tcBorders>
              </w:tcPr>
            </w:tcPrChange>
          </w:tcPr>
          <w:p w14:paraId="08DB0D0C" w14:textId="77777777" w:rsidR="00231BAF" w:rsidRPr="00D74BB6" w:rsidRDefault="00A91BD7" w:rsidP="00A15F16">
            <w:pPr>
              <w:spacing w:line="240" w:lineRule="auto"/>
              <w:ind w:left="4"/>
              <w:rPr>
                <w:rFonts w:ascii="Arial" w:hAnsi="Arial" w:cs="Arial"/>
                <w:sz w:val="16"/>
                <w:szCs w:val="16"/>
                <w:rPrChange w:id="317" w:author="MKS CQS [2]" w:date="2025-04-15T14:17:00Z" w16du:dateUtc="2025-04-15T06:17:00Z">
                  <w:rPr/>
                </w:rPrChange>
              </w:rPr>
            </w:pPr>
            <w:r w:rsidRPr="00D74BB6">
              <w:rPr>
                <w:rFonts w:ascii="Arial" w:hAnsi="Arial" w:cs="Arial"/>
                <w:sz w:val="16"/>
                <w:szCs w:val="16"/>
                <w:rPrChange w:id="318" w:author="MKS CQS [2]" w:date="2025-04-15T14:17:00Z" w16du:dateUtc="2025-04-15T06:17:00Z">
                  <w:rPr>
                    <w:sz w:val="20"/>
                  </w:rPr>
                </w:rPrChange>
              </w:rPr>
              <w:t xml:space="preserve">Paid-up Capital: </w:t>
            </w:r>
          </w:p>
        </w:tc>
        <w:tc>
          <w:tcPr>
            <w:tcW w:w="2413" w:type="dxa"/>
            <w:tcBorders>
              <w:top w:val="single" w:sz="4" w:space="0" w:color="000000"/>
              <w:left w:val="single" w:sz="4" w:space="0" w:color="000000"/>
              <w:bottom w:val="single" w:sz="4" w:space="0" w:color="000000"/>
              <w:right w:val="single" w:sz="4" w:space="0" w:color="000000"/>
            </w:tcBorders>
            <w:tcPrChange w:id="319" w:author="MKS CQS [2]" w:date="2025-04-15T14:17:00Z" w16du:dateUtc="2025-04-15T06:17:00Z">
              <w:tcPr>
                <w:tcW w:w="2413" w:type="dxa"/>
                <w:gridSpan w:val="5"/>
                <w:tcBorders>
                  <w:top w:val="single" w:sz="4" w:space="0" w:color="000000"/>
                  <w:left w:val="single" w:sz="4" w:space="0" w:color="000000"/>
                  <w:bottom w:val="single" w:sz="4" w:space="0" w:color="000000"/>
                  <w:right w:val="single" w:sz="4" w:space="0" w:color="000000"/>
                </w:tcBorders>
              </w:tcPr>
            </w:tcPrChange>
          </w:tcPr>
          <w:p w14:paraId="5690335D" w14:textId="77777777" w:rsidR="00231BAF" w:rsidRPr="00302AD4" w:rsidRDefault="00A91BD7" w:rsidP="00A15F16">
            <w:pPr>
              <w:spacing w:line="240" w:lineRule="auto"/>
              <w:ind w:left="30"/>
              <w:jc w:val="center"/>
              <w:rPr>
                <w:rFonts w:ascii="Arial" w:hAnsi="Arial" w:cs="Arial"/>
                <w:sz w:val="16"/>
                <w:szCs w:val="16"/>
                <w:rPrChange w:id="320" w:author="MSAR LEGAL" w:date="2025-04-14T10:18:00Z" w16du:dateUtc="2025-04-14T02:18:00Z">
                  <w:rPr/>
                </w:rPrChange>
              </w:rPr>
            </w:pPr>
            <w:r w:rsidRPr="00302AD4">
              <w:rPr>
                <w:rFonts w:ascii="Arial" w:hAnsi="Arial" w:cs="Arial"/>
                <w:sz w:val="16"/>
                <w:szCs w:val="16"/>
                <w:rPrChange w:id="321" w:author="MSAR LEGAL" w:date="2025-04-14T10:18:00Z" w16du:dateUtc="2025-04-14T02:18:00Z">
                  <w:rPr>
                    <w:sz w:val="20"/>
                  </w:rPr>
                </w:rPrChange>
              </w:rPr>
              <w:t xml:space="preserve"> </w:t>
            </w:r>
          </w:p>
        </w:tc>
      </w:tr>
      <w:tr w:rsidR="00231BAF" w:rsidRPr="00302AD4" w14:paraId="2304A8FB" w14:textId="77777777" w:rsidTr="00D74BB6">
        <w:trPr>
          <w:gridAfter w:val="3"/>
          <w:wAfter w:w="11743" w:type="dxa"/>
          <w:trHeight w:val="252"/>
          <w:trPrChange w:id="322" w:author="MKS CQS [2]" w:date="2025-04-15T14:17:00Z" w16du:dateUtc="2025-04-15T06:17:00Z">
            <w:trPr>
              <w:gridBefore w:val="1"/>
              <w:gridAfter w:val="3"/>
              <w:wAfter w:w="11741" w:type="dxa"/>
              <w:trHeight w:val="252"/>
            </w:trPr>
          </w:trPrChange>
        </w:trPr>
        <w:tc>
          <w:tcPr>
            <w:tcW w:w="10349" w:type="dxa"/>
            <w:gridSpan w:val="12"/>
            <w:tcBorders>
              <w:top w:val="single" w:sz="4" w:space="0" w:color="000000"/>
              <w:left w:val="single" w:sz="4" w:space="0" w:color="000000"/>
              <w:bottom w:val="single" w:sz="4" w:space="0" w:color="000000"/>
              <w:right w:val="single" w:sz="4" w:space="0" w:color="000000"/>
            </w:tcBorders>
            <w:shd w:val="clear" w:color="auto" w:fill="D9D9D9"/>
            <w:tcPrChange w:id="323" w:author="MKS CQS [2]" w:date="2025-04-15T14:17:00Z" w16du:dateUtc="2025-04-15T06:17:00Z">
              <w:tcPr>
                <w:tcW w:w="10351" w:type="dxa"/>
                <w:gridSpan w:val="31"/>
                <w:tcBorders>
                  <w:top w:val="single" w:sz="4" w:space="0" w:color="000000"/>
                  <w:left w:val="single" w:sz="4" w:space="0" w:color="000000"/>
                  <w:bottom w:val="single" w:sz="4" w:space="0" w:color="000000"/>
                  <w:right w:val="single" w:sz="4" w:space="0" w:color="000000"/>
                </w:tcBorders>
                <w:shd w:val="clear" w:color="auto" w:fill="D9D9D9"/>
              </w:tcPr>
            </w:tcPrChange>
          </w:tcPr>
          <w:p w14:paraId="6A9CF8E0" w14:textId="62216BA4" w:rsidR="00231BAF" w:rsidRPr="00302AD4" w:rsidRDefault="00A91BD7" w:rsidP="00A15F16">
            <w:pPr>
              <w:spacing w:line="240" w:lineRule="auto"/>
              <w:ind w:left="5"/>
              <w:rPr>
                <w:rFonts w:ascii="Arial" w:hAnsi="Arial" w:cs="Arial"/>
                <w:sz w:val="16"/>
                <w:szCs w:val="16"/>
                <w:rPrChange w:id="324" w:author="MSAR LEGAL" w:date="2025-04-14T10:18:00Z" w16du:dateUtc="2025-04-14T02:18:00Z">
                  <w:rPr/>
                </w:rPrChange>
              </w:rPr>
            </w:pPr>
            <w:r w:rsidRPr="00302AD4">
              <w:rPr>
                <w:rFonts w:ascii="Arial" w:hAnsi="Arial" w:cs="Arial"/>
                <w:b/>
                <w:sz w:val="16"/>
                <w:szCs w:val="16"/>
                <w:rPrChange w:id="325" w:author="MSAR LEGAL" w:date="2025-04-14T10:18:00Z" w16du:dateUtc="2025-04-14T02:18:00Z">
                  <w:rPr>
                    <w:b/>
                    <w:sz w:val="20"/>
                  </w:rPr>
                </w:rPrChange>
              </w:rPr>
              <w:t xml:space="preserve">Part B: Particulars of Shareholders </w:t>
            </w:r>
            <w:del w:id="326" w:author="MSAR LEGAL" w:date="2025-04-14T09:43:00Z" w16du:dateUtc="2025-04-14T01:43:00Z">
              <w:r w:rsidRPr="00302AD4" w:rsidDel="008A4F87">
                <w:rPr>
                  <w:rFonts w:ascii="Arial" w:hAnsi="Arial" w:cs="Arial"/>
                  <w:b/>
                  <w:sz w:val="16"/>
                  <w:szCs w:val="16"/>
                  <w:rPrChange w:id="327" w:author="MSAR LEGAL" w:date="2025-04-14T10:18:00Z" w16du:dateUtc="2025-04-14T02:18:00Z">
                    <w:rPr>
                      <w:b/>
                      <w:sz w:val="20"/>
                    </w:rPr>
                  </w:rPrChange>
                </w:rPr>
                <w:delText xml:space="preserve">and Directors </w:delText>
              </w:r>
            </w:del>
          </w:p>
        </w:tc>
      </w:tr>
      <w:tr w:rsidR="008A4F87" w:rsidRPr="00302AD4" w14:paraId="5183167F" w14:textId="79B5AF98" w:rsidTr="00D74BB6">
        <w:trPr>
          <w:trHeight w:val="252"/>
          <w:ins w:id="328" w:author="MSAR LEGAL" w:date="2025-04-14T09:43:00Z"/>
          <w:trPrChange w:id="329" w:author="MKS CQS [2]" w:date="2025-04-15T14:17:00Z" w16du:dateUtc="2025-04-15T06:17:00Z">
            <w:trPr>
              <w:gridBefore w:val="1"/>
              <w:trHeight w:val="252"/>
            </w:trPr>
          </w:trPrChange>
        </w:trPr>
        <w:tc>
          <w:tcPr>
            <w:tcW w:w="2114" w:type="dxa"/>
            <w:gridSpan w:val="3"/>
            <w:tcBorders>
              <w:top w:val="single" w:sz="4" w:space="0" w:color="000000"/>
              <w:left w:val="single" w:sz="4" w:space="0" w:color="000000"/>
              <w:bottom w:val="single" w:sz="4" w:space="0" w:color="000000"/>
              <w:right w:val="single" w:sz="4" w:space="0" w:color="auto"/>
            </w:tcBorders>
            <w:shd w:val="clear" w:color="auto" w:fill="auto"/>
            <w:tcPrChange w:id="330" w:author="MKS CQS [2]" w:date="2025-04-15T14:17:00Z" w16du:dateUtc="2025-04-15T06:17:00Z">
              <w:tcPr>
                <w:tcW w:w="2116" w:type="dxa"/>
                <w:gridSpan w:val="6"/>
                <w:tcBorders>
                  <w:top w:val="single" w:sz="4" w:space="0" w:color="000000"/>
                  <w:left w:val="single" w:sz="4" w:space="0" w:color="000000"/>
                  <w:bottom w:val="single" w:sz="4" w:space="0" w:color="000000"/>
                  <w:right w:val="single" w:sz="4" w:space="0" w:color="auto"/>
                </w:tcBorders>
                <w:shd w:val="clear" w:color="auto" w:fill="D9D9D9"/>
              </w:tcPr>
            </w:tcPrChange>
          </w:tcPr>
          <w:p w14:paraId="495625F3" w14:textId="02C0E9DA" w:rsidR="008A4F87" w:rsidRPr="00D74BB6" w:rsidRDefault="008A4F87" w:rsidP="008A4F87">
            <w:pPr>
              <w:rPr>
                <w:ins w:id="331" w:author="MSAR LEGAL" w:date="2025-04-14T09:43:00Z" w16du:dateUtc="2025-04-14T01:43:00Z"/>
                <w:rFonts w:ascii="Arial" w:hAnsi="Arial" w:cs="Arial"/>
                <w:sz w:val="16"/>
                <w:szCs w:val="16"/>
                <w:rPrChange w:id="332" w:author="MKS CQS [2]" w:date="2025-04-15T14:17:00Z" w16du:dateUtc="2025-04-15T06:17:00Z">
                  <w:rPr>
                    <w:ins w:id="333" w:author="MSAR LEGAL" w:date="2025-04-14T09:43:00Z" w16du:dateUtc="2025-04-14T01:43:00Z"/>
                    <w:rFonts w:ascii="Arial Narrow" w:hAnsi="Arial Narrow" w:cs="Arial"/>
                    <w:b/>
                    <w:bCs/>
                    <w:sz w:val="20"/>
                    <w:szCs w:val="20"/>
                  </w:rPr>
                </w:rPrChange>
              </w:rPr>
            </w:pPr>
            <w:ins w:id="334" w:author="MSAR LEGAL" w:date="2025-04-14T09:43:00Z" w16du:dateUtc="2025-04-14T01:43:00Z">
              <w:r w:rsidRPr="00D74BB6">
                <w:rPr>
                  <w:rFonts w:ascii="Arial" w:hAnsi="Arial" w:cs="Arial"/>
                  <w:sz w:val="16"/>
                  <w:szCs w:val="16"/>
                  <w:rPrChange w:id="335" w:author="MKS CQS [2]" w:date="2025-04-15T14:17:00Z" w16du:dateUtc="2025-04-15T06:17:00Z">
                    <w:rPr>
                      <w:rFonts w:ascii="Arial Narrow" w:hAnsi="Arial Narrow" w:cs="Arial"/>
                      <w:b/>
                      <w:bCs/>
                      <w:sz w:val="20"/>
                      <w:szCs w:val="20"/>
                    </w:rPr>
                  </w:rPrChange>
                </w:rPr>
                <w:t>Parent Company</w:t>
              </w:r>
            </w:ins>
            <w:ins w:id="336" w:author="MKS CQS" w:date="2025-04-15T12:30:00Z" w16du:dateUtc="2025-04-15T04:30:00Z">
              <w:r w:rsidR="009A2F73" w:rsidRPr="00D74BB6">
                <w:rPr>
                  <w:rFonts w:ascii="Arial" w:hAnsi="Arial" w:cs="Arial"/>
                  <w:sz w:val="16"/>
                  <w:szCs w:val="16"/>
                  <w:rPrChange w:id="337" w:author="MKS CQS [2]" w:date="2025-04-15T14:17:00Z" w16du:dateUtc="2025-04-15T06:17:00Z">
                    <w:rPr>
                      <w:rFonts w:ascii="Arial" w:hAnsi="Arial" w:cs="Arial"/>
                      <w:b/>
                      <w:bCs/>
                      <w:sz w:val="16"/>
                      <w:szCs w:val="16"/>
                    </w:rPr>
                  </w:rPrChange>
                </w:rPr>
                <w:t>:</w:t>
              </w:r>
            </w:ins>
          </w:p>
          <w:p w14:paraId="02C16D19" w14:textId="08FAC06F" w:rsidR="008A4F87" w:rsidRPr="00D74BB6" w:rsidRDefault="008A4F87" w:rsidP="008A4F87">
            <w:pPr>
              <w:spacing w:line="240" w:lineRule="auto"/>
              <w:ind w:left="5"/>
              <w:rPr>
                <w:ins w:id="338" w:author="MSAR LEGAL" w:date="2025-04-14T09:43:00Z" w16du:dateUtc="2025-04-14T01:43:00Z"/>
                <w:rFonts w:ascii="Arial" w:hAnsi="Arial" w:cs="Arial"/>
                <w:sz w:val="16"/>
                <w:szCs w:val="16"/>
                <w:rPrChange w:id="339" w:author="MKS CQS [2]" w:date="2025-04-15T14:17:00Z" w16du:dateUtc="2025-04-15T06:17:00Z">
                  <w:rPr>
                    <w:ins w:id="340" w:author="MSAR LEGAL" w:date="2025-04-14T09:43:00Z" w16du:dateUtc="2025-04-14T01:43:00Z"/>
                    <w:b/>
                    <w:sz w:val="20"/>
                  </w:rPr>
                </w:rPrChange>
              </w:rPr>
            </w:pPr>
            <w:ins w:id="341" w:author="MSAR LEGAL" w:date="2025-04-14T09:43:00Z" w16du:dateUtc="2025-04-14T01:43:00Z">
              <w:r w:rsidRPr="00D74BB6">
                <w:rPr>
                  <w:rFonts w:ascii="Arial" w:hAnsi="Arial" w:cs="Arial"/>
                  <w:sz w:val="16"/>
                  <w:szCs w:val="16"/>
                  <w:rPrChange w:id="342" w:author="MKS CQS [2]" w:date="2025-04-15T14:17:00Z" w16du:dateUtc="2025-04-15T06:17:00Z">
                    <w:rPr>
                      <w:rFonts w:ascii="Arial Narrow" w:hAnsi="Arial Narrow" w:cs="Arial"/>
                      <w:sz w:val="20"/>
                      <w:szCs w:val="20"/>
                    </w:rPr>
                  </w:rPrChange>
                </w:rPr>
                <w:t>(Full Legal Name)</w:t>
              </w:r>
            </w:ins>
          </w:p>
        </w:tc>
        <w:tc>
          <w:tcPr>
            <w:tcW w:w="2418" w:type="dxa"/>
            <w:gridSpan w:val="3"/>
            <w:tcBorders>
              <w:top w:val="single" w:sz="4" w:space="0" w:color="000000"/>
              <w:left w:val="single" w:sz="4" w:space="0" w:color="auto"/>
              <w:bottom w:val="single" w:sz="4" w:space="0" w:color="000000"/>
              <w:right w:val="single" w:sz="4" w:space="0" w:color="auto"/>
            </w:tcBorders>
            <w:shd w:val="clear" w:color="auto" w:fill="auto"/>
            <w:tcPrChange w:id="343" w:author="MKS CQS [2]" w:date="2025-04-15T14:17:00Z" w16du:dateUtc="2025-04-15T06:17:00Z">
              <w:tcPr>
                <w:tcW w:w="2390" w:type="dxa"/>
                <w:gridSpan w:val="6"/>
                <w:tcBorders>
                  <w:top w:val="single" w:sz="4" w:space="0" w:color="000000"/>
                  <w:left w:val="single" w:sz="4" w:space="0" w:color="auto"/>
                  <w:bottom w:val="single" w:sz="4" w:space="0" w:color="000000"/>
                  <w:right w:val="single" w:sz="4" w:space="0" w:color="auto"/>
                </w:tcBorders>
                <w:shd w:val="clear" w:color="auto" w:fill="D9D9D9"/>
              </w:tcPr>
            </w:tcPrChange>
          </w:tcPr>
          <w:p w14:paraId="3FC2E204" w14:textId="77777777" w:rsidR="008A4F87" w:rsidRPr="00302AD4" w:rsidRDefault="008A4F87">
            <w:pPr>
              <w:spacing w:line="278" w:lineRule="auto"/>
              <w:rPr>
                <w:rFonts w:ascii="Arial" w:hAnsi="Arial" w:cs="Arial"/>
                <w:b/>
                <w:sz w:val="16"/>
                <w:szCs w:val="16"/>
                <w:rPrChange w:id="344" w:author="MSAR LEGAL" w:date="2025-04-14T10:18:00Z" w16du:dateUtc="2025-04-14T02:18:00Z">
                  <w:rPr>
                    <w:b/>
                    <w:sz w:val="20"/>
                  </w:rPr>
                </w:rPrChange>
              </w:rPr>
            </w:pPr>
          </w:p>
          <w:p w14:paraId="22A00605" w14:textId="77777777" w:rsidR="008A4F87" w:rsidRPr="00302AD4" w:rsidRDefault="008A4F87" w:rsidP="008A4F87">
            <w:pPr>
              <w:spacing w:line="240" w:lineRule="auto"/>
              <w:ind w:left="5"/>
              <w:rPr>
                <w:ins w:id="345" w:author="MSAR LEGAL" w:date="2025-04-14T09:43:00Z" w16du:dateUtc="2025-04-14T01:43:00Z"/>
                <w:rFonts w:ascii="Arial" w:hAnsi="Arial" w:cs="Arial"/>
                <w:b/>
                <w:sz w:val="16"/>
                <w:szCs w:val="16"/>
                <w:rPrChange w:id="346" w:author="MSAR LEGAL" w:date="2025-04-14T10:18:00Z" w16du:dateUtc="2025-04-14T02:18:00Z">
                  <w:rPr>
                    <w:ins w:id="347" w:author="MSAR LEGAL" w:date="2025-04-14T09:43:00Z" w16du:dateUtc="2025-04-14T01:43:00Z"/>
                    <w:b/>
                    <w:sz w:val="20"/>
                  </w:rPr>
                </w:rPrChange>
              </w:rPr>
            </w:pPr>
          </w:p>
        </w:tc>
        <w:tc>
          <w:tcPr>
            <w:tcW w:w="1699" w:type="dxa"/>
            <w:gridSpan w:val="3"/>
            <w:tcBorders>
              <w:top w:val="single" w:sz="4" w:space="0" w:color="000000"/>
              <w:left w:val="single" w:sz="4" w:space="0" w:color="auto"/>
              <w:bottom w:val="single" w:sz="4" w:space="0" w:color="000000"/>
              <w:right w:val="single" w:sz="4" w:space="0" w:color="auto"/>
            </w:tcBorders>
            <w:shd w:val="clear" w:color="auto" w:fill="auto"/>
            <w:tcPrChange w:id="348" w:author="MKS CQS [2]" w:date="2025-04-15T14:17:00Z" w16du:dateUtc="2025-04-15T06:17:00Z">
              <w:tcPr>
                <w:tcW w:w="1872" w:type="dxa"/>
                <w:gridSpan w:val="10"/>
                <w:tcBorders>
                  <w:top w:val="single" w:sz="4" w:space="0" w:color="000000"/>
                  <w:left w:val="single" w:sz="4" w:space="0" w:color="auto"/>
                  <w:bottom w:val="single" w:sz="4" w:space="0" w:color="000000"/>
                  <w:right w:val="single" w:sz="4" w:space="0" w:color="auto"/>
                </w:tcBorders>
                <w:shd w:val="clear" w:color="auto" w:fill="D9D9D9"/>
              </w:tcPr>
            </w:tcPrChange>
          </w:tcPr>
          <w:p w14:paraId="01CC0D70" w14:textId="125E2E0A" w:rsidR="008A4F87" w:rsidRPr="00302AD4" w:rsidRDefault="008A4F87">
            <w:pPr>
              <w:spacing w:line="278" w:lineRule="auto"/>
              <w:rPr>
                <w:rFonts w:ascii="Arial" w:hAnsi="Arial" w:cs="Arial"/>
                <w:b/>
                <w:sz w:val="16"/>
                <w:szCs w:val="16"/>
                <w:rPrChange w:id="349" w:author="MSAR LEGAL" w:date="2025-04-14T10:18:00Z" w16du:dateUtc="2025-04-14T02:18:00Z">
                  <w:rPr>
                    <w:b/>
                    <w:sz w:val="20"/>
                  </w:rPr>
                </w:rPrChange>
              </w:rPr>
            </w:pPr>
            <w:ins w:id="350" w:author="MSAR LEGAL" w:date="2025-04-14T09:44:00Z" w16du:dateUtc="2025-04-14T01:44:00Z">
              <w:r w:rsidRPr="00302AD4">
                <w:rPr>
                  <w:rFonts w:ascii="Arial" w:hAnsi="Arial" w:cs="Arial"/>
                  <w:b/>
                  <w:sz w:val="16"/>
                  <w:szCs w:val="16"/>
                  <w:rPrChange w:id="351" w:author="MSAR LEGAL" w:date="2025-04-14T10:18:00Z" w16du:dateUtc="2025-04-14T02:18:00Z">
                    <w:rPr>
                      <w:b/>
                      <w:sz w:val="20"/>
                    </w:rPr>
                  </w:rPrChange>
                </w:rPr>
                <w:t>Country</w:t>
              </w:r>
            </w:ins>
            <w:ins w:id="352" w:author="MKS CQS" w:date="2025-04-15T12:30:00Z" w16du:dateUtc="2025-04-15T04:30:00Z">
              <w:r w:rsidR="009A2F73">
                <w:rPr>
                  <w:rFonts w:ascii="Arial" w:hAnsi="Arial" w:cs="Arial"/>
                  <w:b/>
                  <w:sz w:val="16"/>
                  <w:szCs w:val="16"/>
                </w:rPr>
                <w:t>:</w:t>
              </w:r>
            </w:ins>
          </w:p>
          <w:p w14:paraId="055AF60D" w14:textId="77777777" w:rsidR="008A4F87" w:rsidRPr="00302AD4" w:rsidRDefault="008A4F87" w:rsidP="008A4F87">
            <w:pPr>
              <w:spacing w:line="240" w:lineRule="auto"/>
              <w:ind w:left="5"/>
              <w:rPr>
                <w:ins w:id="353" w:author="MSAR LEGAL" w:date="2025-04-14T09:43:00Z" w16du:dateUtc="2025-04-14T01:43:00Z"/>
                <w:rFonts w:ascii="Arial" w:hAnsi="Arial" w:cs="Arial"/>
                <w:b/>
                <w:sz w:val="16"/>
                <w:szCs w:val="16"/>
                <w:rPrChange w:id="354" w:author="MSAR LEGAL" w:date="2025-04-14T10:18:00Z" w16du:dateUtc="2025-04-14T02:18:00Z">
                  <w:rPr>
                    <w:ins w:id="355" w:author="MSAR LEGAL" w:date="2025-04-14T09:43:00Z" w16du:dateUtc="2025-04-14T01:43:00Z"/>
                    <w:b/>
                    <w:sz w:val="20"/>
                  </w:rPr>
                </w:rPrChange>
              </w:rPr>
            </w:pPr>
          </w:p>
        </w:tc>
        <w:tc>
          <w:tcPr>
            <w:tcW w:w="4118" w:type="dxa"/>
            <w:gridSpan w:val="3"/>
            <w:tcBorders>
              <w:top w:val="single" w:sz="4" w:space="0" w:color="000000"/>
              <w:left w:val="single" w:sz="4" w:space="0" w:color="auto"/>
              <w:bottom w:val="single" w:sz="4" w:space="0" w:color="000000"/>
              <w:right w:val="single" w:sz="4" w:space="0" w:color="000000"/>
            </w:tcBorders>
            <w:shd w:val="clear" w:color="auto" w:fill="auto"/>
            <w:tcPrChange w:id="356" w:author="MKS CQS [2]" w:date="2025-04-15T14:17:00Z" w16du:dateUtc="2025-04-15T06:17:00Z">
              <w:tcPr>
                <w:tcW w:w="3973" w:type="dxa"/>
                <w:gridSpan w:val="10"/>
                <w:tcBorders>
                  <w:top w:val="single" w:sz="4" w:space="0" w:color="000000"/>
                  <w:left w:val="single" w:sz="4" w:space="0" w:color="auto"/>
                  <w:bottom w:val="single" w:sz="4" w:space="0" w:color="000000"/>
                  <w:right w:val="single" w:sz="4" w:space="0" w:color="000000"/>
                </w:tcBorders>
                <w:shd w:val="clear" w:color="auto" w:fill="D9D9D9"/>
              </w:tcPr>
            </w:tcPrChange>
          </w:tcPr>
          <w:p w14:paraId="12FFACD1" w14:textId="77777777" w:rsidR="008A4F87" w:rsidRPr="00302AD4" w:rsidRDefault="008A4F87">
            <w:pPr>
              <w:spacing w:line="278" w:lineRule="auto"/>
              <w:rPr>
                <w:rFonts w:ascii="Arial" w:hAnsi="Arial" w:cs="Arial"/>
                <w:b/>
                <w:sz w:val="16"/>
                <w:szCs w:val="16"/>
                <w:rPrChange w:id="357" w:author="MSAR LEGAL" w:date="2025-04-14T10:18:00Z" w16du:dateUtc="2025-04-14T02:18:00Z">
                  <w:rPr>
                    <w:b/>
                    <w:sz w:val="20"/>
                  </w:rPr>
                </w:rPrChange>
              </w:rPr>
            </w:pPr>
          </w:p>
          <w:p w14:paraId="703041F1" w14:textId="77777777" w:rsidR="008A4F87" w:rsidRPr="00302AD4" w:rsidRDefault="008A4F87">
            <w:pPr>
              <w:spacing w:line="278" w:lineRule="auto"/>
              <w:rPr>
                <w:rFonts w:ascii="Arial" w:hAnsi="Arial" w:cs="Arial"/>
                <w:b/>
                <w:sz w:val="16"/>
                <w:szCs w:val="16"/>
                <w:rPrChange w:id="358" w:author="MSAR LEGAL" w:date="2025-04-14T10:18:00Z" w16du:dateUtc="2025-04-14T02:18:00Z">
                  <w:rPr>
                    <w:b/>
                    <w:sz w:val="20"/>
                  </w:rPr>
                </w:rPrChange>
              </w:rPr>
            </w:pPr>
          </w:p>
          <w:p w14:paraId="6DB7171B" w14:textId="77777777" w:rsidR="008A4F87" w:rsidRPr="00302AD4" w:rsidRDefault="008A4F87" w:rsidP="008A4F87">
            <w:pPr>
              <w:spacing w:line="240" w:lineRule="auto"/>
              <w:ind w:left="5"/>
              <w:rPr>
                <w:ins w:id="359" w:author="MSAR LEGAL" w:date="2025-04-14T09:43:00Z" w16du:dateUtc="2025-04-14T01:43:00Z"/>
                <w:rFonts w:ascii="Arial" w:hAnsi="Arial" w:cs="Arial"/>
                <w:b/>
                <w:sz w:val="16"/>
                <w:szCs w:val="16"/>
                <w:rPrChange w:id="360" w:author="MSAR LEGAL" w:date="2025-04-14T10:18:00Z" w16du:dateUtc="2025-04-14T02:18:00Z">
                  <w:rPr>
                    <w:ins w:id="361" w:author="MSAR LEGAL" w:date="2025-04-14T09:43:00Z" w16du:dateUtc="2025-04-14T01:43:00Z"/>
                    <w:b/>
                    <w:sz w:val="20"/>
                  </w:rPr>
                </w:rPrChange>
              </w:rPr>
            </w:pPr>
          </w:p>
        </w:tc>
        <w:tc>
          <w:tcPr>
            <w:tcW w:w="3912" w:type="dxa"/>
            <w:tcPrChange w:id="362" w:author="MKS CQS [2]" w:date="2025-04-15T14:17:00Z" w16du:dateUtc="2025-04-15T06:17:00Z">
              <w:tcPr>
                <w:tcW w:w="3913" w:type="dxa"/>
              </w:tcPr>
            </w:tcPrChange>
          </w:tcPr>
          <w:p w14:paraId="16B51E0B" w14:textId="0A62071A" w:rsidR="008A4F87" w:rsidRPr="00302AD4" w:rsidRDefault="008A4F87" w:rsidP="008A4F87">
            <w:pPr>
              <w:pStyle w:val="Default"/>
              <w:rPr>
                <w:ins w:id="363" w:author="MSAR LEGAL" w:date="2025-04-14T09:43:00Z" w16du:dateUtc="2025-04-14T01:43:00Z"/>
                <w:sz w:val="16"/>
                <w:szCs w:val="16"/>
                <w:rPrChange w:id="364" w:author="MSAR LEGAL" w:date="2025-04-14T10:18:00Z" w16du:dateUtc="2025-04-14T02:18:00Z">
                  <w:rPr>
                    <w:ins w:id="365" w:author="MSAR LEGAL" w:date="2025-04-14T09:43:00Z" w16du:dateUtc="2025-04-14T01:43:00Z"/>
                    <w:rFonts w:ascii="Arial Narrow" w:hAnsi="Arial Narrow"/>
                    <w:sz w:val="20"/>
                    <w:szCs w:val="20"/>
                  </w:rPr>
                </w:rPrChange>
              </w:rPr>
            </w:pPr>
            <w:ins w:id="366" w:author="MSAR LEGAL" w:date="2025-04-14T09:43:00Z" w16du:dateUtc="2025-04-14T01:43:00Z">
              <w:r w:rsidRPr="00302AD4">
                <w:rPr>
                  <w:sz w:val="16"/>
                  <w:szCs w:val="16"/>
                  <w:rPrChange w:id="367" w:author="MSAR LEGAL" w:date="2025-04-14T10:18:00Z" w16du:dateUtc="2025-04-14T02:18:00Z">
                    <w:rPr>
                      <w:rFonts w:ascii="Arial Narrow" w:hAnsi="Arial Narrow"/>
                      <w:sz w:val="20"/>
                      <w:szCs w:val="20"/>
                    </w:rPr>
                  </w:rPrChange>
                </w:rPr>
                <w:t xml:space="preserve"> </w:t>
              </w:r>
            </w:ins>
          </w:p>
          <w:p w14:paraId="4A1E5912" w14:textId="77777777" w:rsidR="008A4F87" w:rsidRPr="00302AD4" w:rsidRDefault="008A4F87" w:rsidP="008A4F87">
            <w:pPr>
              <w:spacing w:line="278" w:lineRule="auto"/>
              <w:rPr>
                <w:ins w:id="368" w:author="MSAR LEGAL" w:date="2025-04-14T09:43:00Z" w16du:dateUtc="2025-04-14T01:43:00Z"/>
                <w:rFonts w:ascii="Arial" w:hAnsi="Arial" w:cs="Arial"/>
                <w:sz w:val="16"/>
                <w:szCs w:val="16"/>
                <w:rPrChange w:id="369" w:author="MSAR LEGAL" w:date="2025-04-14T10:18:00Z" w16du:dateUtc="2025-04-14T02:18:00Z">
                  <w:rPr>
                    <w:ins w:id="370" w:author="MSAR LEGAL" w:date="2025-04-14T09:43:00Z" w16du:dateUtc="2025-04-14T01:43:00Z"/>
                  </w:rPr>
                </w:rPrChange>
              </w:rPr>
            </w:pPr>
          </w:p>
        </w:tc>
        <w:tc>
          <w:tcPr>
            <w:tcW w:w="3913" w:type="dxa"/>
            <w:tcPrChange w:id="371" w:author="MKS CQS [2]" w:date="2025-04-15T14:17:00Z" w16du:dateUtc="2025-04-15T06:17:00Z">
              <w:tcPr>
                <w:tcW w:w="3914" w:type="dxa"/>
              </w:tcPr>
            </w:tcPrChange>
          </w:tcPr>
          <w:p w14:paraId="094BF550" w14:textId="3D4E5CEB" w:rsidR="008A4F87" w:rsidRPr="00302AD4" w:rsidRDefault="008A4F87" w:rsidP="008A4F87">
            <w:pPr>
              <w:spacing w:line="278" w:lineRule="auto"/>
              <w:rPr>
                <w:ins w:id="372" w:author="MSAR LEGAL" w:date="2025-04-14T09:43:00Z" w16du:dateUtc="2025-04-14T01:43:00Z"/>
                <w:rFonts w:ascii="Arial" w:hAnsi="Arial" w:cs="Arial"/>
                <w:sz w:val="16"/>
                <w:szCs w:val="16"/>
                <w:rPrChange w:id="373" w:author="MSAR LEGAL" w:date="2025-04-14T10:18:00Z" w16du:dateUtc="2025-04-14T02:18:00Z">
                  <w:rPr>
                    <w:ins w:id="374" w:author="MSAR LEGAL" w:date="2025-04-14T09:43:00Z" w16du:dateUtc="2025-04-14T01:43:00Z"/>
                  </w:rPr>
                </w:rPrChange>
              </w:rPr>
            </w:pPr>
            <w:ins w:id="375" w:author="MSAR LEGAL" w:date="2025-04-14T09:43:00Z" w16du:dateUtc="2025-04-14T01:43:00Z">
              <w:r w:rsidRPr="00302AD4">
                <w:rPr>
                  <w:rFonts w:ascii="Arial" w:hAnsi="Arial" w:cs="Arial"/>
                  <w:b/>
                  <w:bCs/>
                  <w:sz w:val="16"/>
                  <w:szCs w:val="16"/>
                  <w:rPrChange w:id="376" w:author="MSAR LEGAL" w:date="2025-04-14T10:18:00Z" w16du:dateUtc="2025-04-14T02:18:00Z">
                    <w:rPr>
                      <w:rFonts w:ascii="Arial Narrow" w:hAnsi="Arial Narrow" w:cs="Arial"/>
                      <w:b/>
                      <w:bCs/>
                      <w:sz w:val="20"/>
                      <w:szCs w:val="20"/>
                    </w:rPr>
                  </w:rPrChange>
                </w:rPr>
                <w:t>Country</w:t>
              </w:r>
            </w:ins>
          </w:p>
        </w:tc>
        <w:tc>
          <w:tcPr>
            <w:tcW w:w="3918" w:type="dxa"/>
            <w:tcPrChange w:id="377" w:author="MKS CQS [2]" w:date="2025-04-15T14:17:00Z" w16du:dateUtc="2025-04-15T06:17:00Z">
              <w:tcPr>
                <w:tcW w:w="3914" w:type="dxa"/>
              </w:tcPr>
            </w:tcPrChange>
          </w:tcPr>
          <w:p w14:paraId="024F83CF" w14:textId="77777777" w:rsidR="008A4F87" w:rsidRPr="00302AD4" w:rsidRDefault="008A4F87" w:rsidP="008A4F87">
            <w:pPr>
              <w:pStyle w:val="Default"/>
              <w:rPr>
                <w:ins w:id="378" w:author="MSAR LEGAL" w:date="2025-04-14T09:43:00Z" w16du:dateUtc="2025-04-14T01:43:00Z"/>
                <w:sz w:val="16"/>
                <w:szCs w:val="16"/>
                <w:rPrChange w:id="379" w:author="MSAR LEGAL" w:date="2025-04-14T10:18:00Z" w16du:dateUtc="2025-04-14T02:18:00Z">
                  <w:rPr>
                    <w:ins w:id="380" w:author="MSAR LEGAL" w:date="2025-04-14T09:43:00Z" w16du:dateUtc="2025-04-14T01:43:00Z"/>
                    <w:rFonts w:ascii="Arial Narrow" w:hAnsi="Arial Narrow"/>
                    <w:sz w:val="20"/>
                    <w:szCs w:val="20"/>
                  </w:rPr>
                </w:rPrChange>
              </w:rPr>
            </w:pPr>
            <w:ins w:id="381" w:author="MSAR LEGAL" w:date="2025-04-14T09:43:00Z" w16du:dateUtc="2025-04-14T01:43:00Z">
              <w:r w:rsidRPr="00302AD4">
                <w:rPr>
                  <w:sz w:val="16"/>
                  <w:szCs w:val="16"/>
                  <w:rPrChange w:id="382" w:author="MSAR LEGAL" w:date="2025-04-14T10:18:00Z" w16du:dateUtc="2025-04-14T02:18:00Z">
                    <w:rPr>
                      <w:rFonts w:ascii="Arial Narrow" w:hAnsi="Arial Narrow"/>
                      <w:sz w:val="20"/>
                      <w:szCs w:val="20"/>
                    </w:rPr>
                  </w:rPrChange>
                </w:rPr>
                <w:t xml:space="preserve">Malaysia </w:t>
              </w:r>
            </w:ins>
          </w:p>
          <w:p w14:paraId="420EB582" w14:textId="77777777" w:rsidR="008A4F87" w:rsidRPr="00302AD4" w:rsidRDefault="008A4F87" w:rsidP="008A4F87">
            <w:pPr>
              <w:spacing w:line="278" w:lineRule="auto"/>
              <w:rPr>
                <w:ins w:id="383" w:author="MSAR LEGAL" w:date="2025-04-14T09:43:00Z" w16du:dateUtc="2025-04-14T01:43:00Z"/>
                <w:rFonts w:ascii="Arial" w:hAnsi="Arial" w:cs="Arial"/>
                <w:sz w:val="16"/>
                <w:szCs w:val="16"/>
                <w:rPrChange w:id="384" w:author="MSAR LEGAL" w:date="2025-04-14T10:18:00Z" w16du:dateUtc="2025-04-14T02:18:00Z">
                  <w:rPr>
                    <w:ins w:id="385" w:author="MSAR LEGAL" w:date="2025-04-14T09:43:00Z" w16du:dateUtc="2025-04-14T01:43:00Z"/>
                  </w:rPr>
                </w:rPrChange>
              </w:rPr>
            </w:pPr>
          </w:p>
        </w:tc>
      </w:tr>
      <w:tr w:rsidR="008A4F87" w:rsidRPr="00302AD4" w14:paraId="489B8BC5" w14:textId="77777777" w:rsidTr="00D74BB6">
        <w:trPr>
          <w:gridAfter w:val="3"/>
          <w:wAfter w:w="11743" w:type="dxa"/>
          <w:trHeight w:val="256"/>
          <w:trPrChange w:id="386" w:author="MKS CQS [2]" w:date="2025-04-15T14:17:00Z" w16du:dateUtc="2025-04-15T06:17:00Z">
            <w:trPr>
              <w:gridBefore w:val="1"/>
              <w:gridAfter w:val="3"/>
              <w:wAfter w:w="11741" w:type="dxa"/>
              <w:trHeight w:val="256"/>
            </w:trPr>
          </w:trPrChange>
        </w:trPr>
        <w:tc>
          <w:tcPr>
            <w:tcW w:w="2114" w:type="dxa"/>
            <w:gridSpan w:val="3"/>
            <w:tcBorders>
              <w:top w:val="single" w:sz="4" w:space="0" w:color="000000"/>
              <w:left w:val="single" w:sz="4" w:space="0" w:color="000000"/>
              <w:bottom w:val="single" w:sz="4" w:space="0" w:color="000000"/>
              <w:right w:val="single" w:sz="4" w:space="0" w:color="auto"/>
            </w:tcBorders>
            <w:tcPrChange w:id="387" w:author="MKS CQS [2]" w:date="2025-04-15T14:17:00Z" w16du:dateUtc="2025-04-15T06:17:00Z">
              <w:tcPr>
                <w:tcW w:w="2102" w:type="dxa"/>
                <w:gridSpan w:val="5"/>
                <w:tcBorders>
                  <w:top w:val="single" w:sz="4" w:space="0" w:color="000000"/>
                  <w:left w:val="single" w:sz="4" w:space="0" w:color="000000"/>
                  <w:bottom w:val="single" w:sz="4" w:space="0" w:color="000000"/>
                  <w:right w:val="single" w:sz="4" w:space="0" w:color="auto"/>
                </w:tcBorders>
              </w:tcPr>
            </w:tcPrChange>
          </w:tcPr>
          <w:p w14:paraId="372D20A7" w14:textId="7E31FB4F" w:rsidR="008A4F87" w:rsidRPr="00D74BB6" w:rsidRDefault="008A4F87" w:rsidP="008A4F87">
            <w:pPr>
              <w:rPr>
                <w:ins w:id="388" w:author="MSAR LEGAL" w:date="2025-04-14T09:43:00Z" w16du:dateUtc="2025-04-14T01:43:00Z"/>
                <w:rFonts w:ascii="Arial" w:hAnsi="Arial" w:cs="Arial"/>
                <w:sz w:val="16"/>
                <w:szCs w:val="16"/>
                <w:rPrChange w:id="389" w:author="MKS CQS [2]" w:date="2025-04-15T14:17:00Z" w16du:dateUtc="2025-04-15T06:17:00Z">
                  <w:rPr>
                    <w:ins w:id="390" w:author="MSAR LEGAL" w:date="2025-04-14T09:43:00Z" w16du:dateUtc="2025-04-14T01:43:00Z"/>
                    <w:rFonts w:ascii="Arial Narrow" w:hAnsi="Arial Narrow" w:cs="Arial"/>
                    <w:b/>
                    <w:bCs/>
                    <w:sz w:val="20"/>
                    <w:szCs w:val="20"/>
                  </w:rPr>
                </w:rPrChange>
              </w:rPr>
            </w:pPr>
            <w:ins w:id="391" w:author="MSAR LEGAL" w:date="2025-04-14T09:43:00Z" w16du:dateUtc="2025-04-14T01:43:00Z">
              <w:r w:rsidRPr="00D74BB6">
                <w:rPr>
                  <w:rFonts w:ascii="Arial" w:hAnsi="Arial" w:cs="Arial"/>
                  <w:sz w:val="16"/>
                  <w:szCs w:val="16"/>
                  <w:rPrChange w:id="392" w:author="MKS CQS [2]" w:date="2025-04-15T14:17:00Z" w16du:dateUtc="2025-04-15T06:17:00Z">
                    <w:rPr>
                      <w:rFonts w:ascii="Arial Narrow" w:hAnsi="Arial Narrow" w:cs="Arial"/>
                      <w:b/>
                      <w:bCs/>
                      <w:sz w:val="20"/>
                      <w:szCs w:val="20"/>
                    </w:rPr>
                  </w:rPrChange>
                </w:rPr>
                <w:t>Ultimate Parent Company</w:t>
              </w:r>
            </w:ins>
            <w:ins w:id="393" w:author="MKS CQS" w:date="2025-04-15T12:30:00Z" w16du:dateUtc="2025-04-15T04:30:00Z">
              <w:r w:rsidR="009A2F73" w:rsidRPr="00D74BB6">
                <w:rPr>
                  <w:rFonts w:ascii="Arial" w:hAnsi="Arial" w:cs="Arial"/>
                  <w:sz w:val="16"/>
                  <w:szCs w:val="16"/>
                  <w:rPrChange w:id="394" w:author="MKS CQS [2]" w:date="2025-04-15T14:17:00Z" w16du:dateUtc="2025-04-15T06:17:00Z">
                    <w:rPr>
                      <w:rFonts w:ascii="Arial" w:hAnsi="Arial" w:cs="Arial"/>
                      <w:b/>
                      <w:bCs/>
                      <w:sz w:val="16"/>
                      <w:szCs w:val="16"/>
                    </w:rPr>
                  </w:rPrChange>
                </w:rPr>
                <w:t>:</w:t>
              </w:r>
            </w:ins>
          </w:p>
          <w:p w14:paraId="04D3657A" w14:textId="594A8680" w:rsidR="008A4F87" w:rsidRPr="00D74BB6" w:rsidRDefault="008A4F87">
            <w:pPr>
              <w:spacing w:line="240" w:lineRule="auto"/>
              <w:ind w:right="16"/>
              <w:rPr>
                <w:rFonts w:ascii="Arial" w:hAnsi="Arial" w:cs="Arial"/>
                <w:sz w:val="16"/>
                <w:szCs w:val="16"/>
                <w:rPrChange w:id="395" w:author="MKS CQS [2]" w:date="2025-04-15T14:17:00Z" w16du:dateUtc="2025-04-15T06:17:00Z">
                  <w:rPr/>
                </w:rPrChange>
              </w:rPr>
              <w:pPrChange w:id="396" w:author="MKS CQS" w:date="2025-04-15T12:30:00Z" w16du:dateUtc="2025-04-15T04:30:00Z">
                <w:pPr>
                  <w:spacing w:line="240" w:lineRule="auto"/>
                  <w:ind w:right="16"/>
                  <w:jc w:val="center"/>
                </w:pPr>
              </w:pPrChange>
            </w:pPr>
            <w:ins w:id="397" w:author="MSAR LEGAL" w:date="2025-04-14T09:43:00Z" w16du:dateUtc="2025-04-14T01:43:00Z">
              <w:r w:rsidRPr="00D74BB6">
                <w:rPr>
                  <w:rFonts w:ascii="Arial" w:hAnsi="Arial" w:cs="Arial"/>
                  <w:sz w:val="16"/>
                  <w:szCs w:val="16"/>
                  <w:rPrChange w:id="398" w:author="MKS CQS [2]" w:date="2025-04-15T14:17:00Z" w16du:dateUtc="2025-04-15T06:17:00Z">
                    <w:rPr>
                      <w:rFonts w:ascii="Arial Narrow" w:hAnsi="Arial Narrow" w:cs="Arial"/>
                      <w:sz w:val="20"/>
                      <w:szCs w:val="20"/>
                    </w:rPr>
                  </w:rPrChange>
                </w:rPr>
                <w:t>(Full Legal Name)</w:t>
              </w:r>
            </w:ins>
            <w:del w:id="399" w:author="MSAR LEGAL" w:date="2025-04-14T09:43:00Z" w16du:dateUtc="2025-04-14T01:43:00Z">
              <w:r w:rsidRPr="00D74BB6" w:rsidDel="007B1D87">
                <w:rPr>
                  <w:rFonts w:ascii="Arial" w:hAnsi="Arial" w:cs="Arial"/>
                  <w:sz w:val="16"/>
                  <w:szCs w:val="16"/>
                  <w:rPrChange w:id="400" w:author="MKS CQS [2]" w:date="2025-04-15T14:17:00Z" w16du:dateUtc="2025-04-15T06:17:00Z">
                    <w:rPr>
                      <w:sz w:val="20"/>
                    </w:rPr>
                  </w:rPrChange>
                </w:rPr>
                <w:delText xml:space="preserve">Name </w:delText>
              </w:r>
            </w:del>
          </w:p>
        </w:tc>
        <w:tc>
          <w:tcPr>
            <w:tcW w:w="2418" w:type="dxa"/>
            <w:gridSpan w:val="3"/>
            <w:tcBorders>
              <w:top w:val="single" w:sz="4" w:space="0" w:color="000000"/>
              <w:left w:val="single" w:sz="4" w:space="0" w:color="000000"/>
              <w:bottom w:val="single" w:sz="4" w:space="0" w:color="000000"/>
              <w:right w:val="single" w:sz="4" w:space="0" w:color="auto"/>
            </w:tcBorders>
            <w:tcPrChange w:id="401" w:author="MKS CQS [2]" w:date="2025-04-15T14:17:00Z" w16du:dateUtc="2025-04-15T06:17:00Z">
              <w:tcPr>
                <w:tcW w:w="2432" w:type="dxa"/>
                <w:gridSpan w:val="10"/>
                <w:tcBorders>
                  <w:top w:val="single" w:sz="4" w:space="0" w:color="000000"/>
                  <w:left w:val="single" w:sz="4" w:space="0" w:color="000000"/>
                  <w:bottom w:val="single" w:sz="4" w:space="0" w:color="000000"/>
                  <w:right w:val="single" w:sz="4" w:space="0" w:color="auto"/>
                </w:tcBorders>
              </w:tcPr>
            </w:tcPrChange>
          </w:tcPr>
          <w:p w14:paraId="55390EF5" w14:textId="77777777" w:rsidR="008A4F87" w:rsidRPr="00302AD4" w:rsidRDefault="008A4F87">
            <w:pPr>
              <w:spacing w:line="278" w:lineRule="auto"/>
              <w:rPr>
                <w:rFonts w:ascii="Arial" w:hAnsi="Arial" w:cs="Arial"/>
                <w:sz w:val="16"/>
                <w:szCs w:val="16"/>
                <w:rPrChange w:id="402" w:author="MSAR LEGAL" w:date="2025-04-14T10:18:00Z" w16du:dateUtc="2025-04-14T02:18:00Z">
                  <w:rPr/>
                </w:rPrChange>
              </w:rPr>
            </w:pPr>
          </w:p>
          <w:p w14:paraId="711BC54B" w14:textId="77777777" w:rsidR="008A4F87" w:rsidRPr="00302AD4" w:rsidRDefault="008A4F87" w:rsidP="008A4F87">
            <w:pPr>
              <w:spacing w:line="240" w:lineRule="auto"/>
              <w:ind w:right="16"/>
              <w:jc w:val="center"/>
              <w:rPr>
                <w:rFonts w:ascii="Arial" w:hAnsi="Arial" w:cs="Arial"/>
                <w:sz w:val="16"/>
                <w:szCs w:val="16"/>
                <w:rPrChange w:id="403" w:author="MSAR LEGAL" w:date="2025-04-14T10:18:00Z" w16du:dateUtc="2025-04-14T02:18:00Z">
                  <w:rPr/>
                </w:rPrChange>
              </w:rPr>
            </w:pPr>
          </w:p>
        </w:tc>
        <w:tc>
          <w:tcPr>
            <w:tcW w:w="1699" w:type="dxa"/>
            <w:gridSpan w:val="3"/>
            <w:tcBorders>
              <w:top w:val="single" w:sz="4" w:space="0" w:color="000000"/>
              <w:left w:val="single" w:sz="4" w:space="0" w:color="auto"/>
              <w:bottom w:val="single" w:sz="4" w:space="0" w:color="000000"/>
              <w:right w:val="single" w:sz="4" w:space="0" w:color="000000"/>
            </w:tcBorders>
            <w:tcPrChange w:id="404" w:author="MKS CQS [2]" w:date="2025-04-15T14:17:00Z" w16du:dateUtc="2025-04-15T06:17:00Z">
              <w:tcPr>
                <w:tcW w:w="1844" w:type="dxa"/>
                <w:gridSpan w:val="6"/>
                <w:tcBorders>
                  <w:top w:val="single" w:sz="4" w:space="0" w:color="000000"/>
                  <w:left w:val="single" w:sz="4" w:space="0" w:color="auto"/>
                  <w:bottom w:val="single" w:sz="4" w:space="0" w:color="000000"/>
                  <w:right w:val="single" w:sz="4" w:space="0" w:color="000000"/>
                </w:tcBorders>
              </w:tcPr>
            </w:tcPrChange>
          </w:tcPr>
          <w:p w14:paraId="47363BA4" w14:textId="3E1BB3F0" w:rsidR="008A4F87" w:rsidRPr="00302AD4" w:rsidDel="009A2F73" w:rsidRDefault="008A4F87" w:rsidP="008A4F87">
            <w:pPr>
              <w:pStyle w:val="Default"/>
              <w:rPr>
                <w:ins w:id="405" w:author="MSAR LEGAL" w:date="2025-04-14T09:44:00Z" w16du:dateUtc="2025-04-14T01:44:00Z"/>
                <w:del w:id="406" w:author="MKS CQS" w:date="2025-04-15T12:30:00Z" w16du:dateUtc="2025-04-15T04:30:00Z"/>
                <w:sz w:val="16"/>
                <w:szCs w:val="16"/>
                <w:rPrChange w:id="407" w:author="MSAR LEGAL" w:date="2025-04-14T10:18:00Z" w16du:dateUtc="2025-04-14T02:18:00Z">
                  <w:rPr>
                    <w:ins w:id="408" w:author="MSAR LEGAL" w:date="2025-04-14T09:44:00Z" w16du:dateUtc="2025-04-14T01:44:00Z"/>
                    <w:del w:id="409" w:author="MKS CQS" w:date="2025-04-15T12:30:00Z" w16du:dateUtc="2025-04-15T04:30:00Z"/>
                    <w:sz w:val="20"/>
                  </w:rPr>
                </w:rPrChange>
              </w:rPr>
            </w:pPr>
            <w:del w:id="410" w:author="MSAR LEGAL" w:date="2025-04-14T09:43:00Z" w16du:dateUtc="2025-04-14T01:43:00Z">
              <w:r w:rsidRPr="00302AD4" w:rsidDel="007B1D87">
                <w:rPr>
                  <w:sz w:val="16"/>
                  <w:szCs w:val="16"/>
                  <w:rPrChange w:id="411" w:author="MSAR LEGAL" w:date="2025-04-14T10:18:00Z" w16du:dateUtc="2025-04-14T02:18:00Z">
                    <w:rPr>
                      <w:sz w:val="20"/>
                    </w:rPr>
                  </w:rPrChange>
                </w:rPr>
                <w:delText xml:space="preserve">Capacity </w:delText>
              </w:r>
            </w:del>
          </w:p>
          <w:p w14:paraId="74FAC848" w14:textId="3CF12486" w:rsidR="008A4F87" w:rsidRPr="00302AD4" w:rsidRDefault="008A4F87">
            <w:pPr>
              <w:pStyle w:val="Default"/>
              <w:rPr>
                <w:ins w:id="412" w:author="MSAR LEGAL" w:date="2025-04-14T09:44:00Z" w16du:dateUtc="2025-04-14T01:44:00Z"/>
                <w:b/>
                <w:sz w:val="16"/>
                <w:szCs w:val="16"/>
                <w:rPrChange w:id="413" w:author="MSAR LEGAL" w:date="2025-04-14T10:18:00Z" w16du:dateUtc="2025-04-14T02:18:00Z">
                  <w:rPr>
                    <w:ins w:id="414" w:author="MSAR LEGAL" w:date="2025-04-14T09:44:00Z" w16du:dateUtc="2025-04-14T01:44:00Z"/>
                    <w:b/>
                    <w:sz w:val="20"/>
                  </w:rPr>
                </w:rPrChange>
              </w:rPr>
              <w:pPrChange w:id="415" w:author="MKS CQS" w:date="2025-04-15T12:30:00Z" w16du:dateUtc="2025-04-15T04:30:00Z">
                <w:pPr>
                  <w:spacing w:line="278" w:lineRule="auto"/>
                </w:pPr>
              </w:pPrChange>
            </w:pPr>
            <w:ins w:id="416" w:author="MSAR LEGAL" w:date="2025-04-14T09:44:00Z" w16du:dateUtc="2025-04-14T01:44:00Z">
              <w:r w:rsidRPr="00302AD4">
                <w:rPr>
                  <w:b/>
                  <w:sz w:val="16"/>
                  <w:szCs w:val="16"/>
                  <w:rPrChange w:id="417" w:author="MSAR LEGAL" w:date="2025-04-14T10:18:00Z" w16du:dateUtc="2025-04-14T02:18:00Z">
                    <w:rPr>
                      <w:b/>
                      <w:sz w:val="20"/>
                    </w:rPr>
                  </w:rPrChange>
                </w:rPr>
                <w:t>Country</w:t>
              </w:r>
            </w:ins>
            <w:ins w:id="418" w:author="MKS CQS" w:date="2025-04-15T12:30:00Z" w16du:dateUtc="2025-04-15T04:30:00Z">
              <w:r w:rsidR="009A2F73">
                <w:rPr>
                  <w:b/>
                  <w:sz w:val="16"/>
                  <w:szCs w:val="16"/>
                </w:rPr>
                <w:t>:</w:t>
              </w:r>
            </w:ins>
          </w:p>
          <w:p w14:paraId="3CE8A6F4" w14:textId="5DA72AA4" w:rsidR="008A4F87" w:rsidRPr="00302AD4" w:rsidRDefault="008A4F87">
            <w:pPr>
              <w:pStyle w:val="Default"/>
              <w:rPr>
                <w:sz w:val="16"/>
                <w:szCs w:val="16"/>
                <w:rPrChange w:id="419" w:author="MSAR LEGAL" w:date="2025-04-14T10:18:00Z" w16du:dateUtc="2025-04-14T02:18:00Z">
                  <w:rPr>
                    <w:rFonts w:ascii="Arial" w:hAnsi="Arial" w:cs="Arial"/>
                  </w:rPr>
                </w:rPrChange>
              </w:rPr>
              <w:pPrChange w:id="420" w:author="MSAR LEGAL" w:date="2025-04-14T09:43:00Z" w16du:dateUtc="2025-04-14T01:43:00Z">
                <w:pPr>
                  <w:spacing w:line="240" w:lineRule="auto"/>
                  <w:ind w:right="15"/>
                  <w:jc w:val="center"/>
                </w:pPr>
              </w:pPrChange>
            </w:pPr>
          </w:p>
        </w:tc>
        <w:tc>
          <w:tcPr>
            <w:tcW w:w="4118" w:type="dxa"/>
            <w:gridSpan w:val="3"/>
            <w:tcBorders>
              <w:top w:val="single" w:sz="4" w:space="0" w:color="000000"/>
              <w:left w:val="single" w:sz="4" w:space="0" w:color="000000"/>
              <w:bottom w:val="single" w:sz="4" w:space="0" w:color="000000"/>
              <w:right w:val="single" w:sz="4" w:space="0" w:color="000000"/>
            </w:tcBorders>
            <w:tcPrChange w:id="421" w:author="MKS CQS [2]" w:date="2025-04-15T14:17:00Z" w16du:dateUtc="2025-04-15T06:17:00Z">
              <w:tcPr>
                <w:tcW w:w="3973" w:type="dxa"/>
                <w:gridSpan w:val="10"/>
                <w:tcBorders>
                  <w:top w:val="single" w:sz="4" w:space="0" w:color="000000"/>
                  <w:left w:val="single" w:sz="4" w:space="0" w:color="000000"/>
                  <w:bottom w:val="single" w:sz="4" w:space="0" w:color="000000"/>
                  <w:right w:val="single" w:sz="4" w:space="0" w:color="000000"/>
                </w:tcBorders>
              </w:tcPr>
            </w:tcPrChange>
          </w:tcPr>
          <w:p w14:paraId="567CBB61" w14:textId="77777777" w:rsidR="008A4F87" w:rsidRPr="00302AD4" w:rsidRDefault="008A4F87" w:rsidP="008A4F87">
            <w:pPr>
              <w:spacing w:line="240" w:lineRule="auto"/>
              <w:ind w:right="23"/>
              <w:jc w:val="center"/>
              <w:rPr>
                <w:rFonts w:ascii="Arial" w:hAnsi="Arial" w:cs="Arial"/>
                <w:sz w:val="16"/>
                <w:szCs w:val="16"/>
                <w:rPrChange w:id="422" w:author="MSAR LEGAL" w:date="2025-04-14T10:18:00Z" w16du:dateUtc="2025-04-14T02:18:00Z">
                  <w:rPr/>
                </w:rPrChange>
              </w:rPr>
            </w:pPr>
            <w:del w:id="423" w:author="MSAR LEGAL" w:date="2025-04-14T09:43:00Z" w16du:dateUtc="2025-04-14T01:43:00Z">
              <w:r w:rsidRPr="00302AD4" w:rsidDel="007B1D87">
                <w:rPr>
                  <w:rFonts w:ascii="Arial" w:hAnsi="Arial" w:cs="Arial"/>
                  <w:sz w:val="16"/>
                  <w:szCs w:val="16"/>
                  <w:rPrChange w:id="424" w:author="MSAR LEGAL" w:date="2025-04-14T10:18:00Z" w16du:dateUtc="2025-04-14T02:18:00Z">
                    <w:rPr>
                      <w:sz w:val="20"/>
                    </w:rPr>
                  </w:rPrChange>
                </w:rPr>
                <w:delText xml:space="preserve">Experience (Yr) </w:delText>
              </w:r>
            </w:del>
          </w:p>
          <w:p w14:paraId="3ED69193" w14:textId="75659E74" w:rsidR="008A4F87" w:rsidRPr="00302AD4" w:rsidRDefault="008A4F87" w:rsidP="008A4F87">
            <w:pPr>
              <w:spacing w:line="240" w:lineRule="auto"/>
              <w:ind w:right="19"/>
              <w:jc w:val="center"/>
              <w:rPr>
                <w:rFonts w:ascii="Arial" w:hAnsi="Arial" w:cs="Arial"/>
                <w:sz w:val="16"/>
                <w:szCs w:val="16"/>
                <w:rPrChange w:id="425" w:author="MSAR LEGAL" w:date="2025-04-14T10:18:00Z" w16du:dateUtc="2025-04-14T02:18:00Z">
                  <w:rPr/>
                </w:rPrChange>
              </w:rPr>
            </w:pPr>
            <w:del w:id="426" w:author="MSAR LEGAL" w:date="2025-04-14T09:43:00Z" w16du:dateUtc="2025-04-14T01:43:00Z">
              <w:r w:rsidRPr="00302AD4" w:rsidDel="007B1D87">
                <w:rPr>
                  <w:rFonts w:ascii="Arial" w:hAnsi="Arial" w:cs="Arial"/>
                  <w:sz w:val="16"/>
                  <w:szCs w:val="16"/>
                  <w:rPrChange w:id="427" w:author="MSAR LEGAL" w:date="2025-04-14T10:18:00Z" w16du:dateUtc="2025-04-14T02:18:00Z">
                    <w:rPr>
                      <w:sz w:val="20"/>
                    </w:rPr>
                  </w:rPrChange>
                </w:rPr>
                <w:delText xml:space="preserve">% of shares held </w:delText>
              </w:r>
            </w:del>
          </w:p>
        </w:tc>
      </w:tr>
      <w:tr w:rsidR="008A4F87" w:rsidRPr="00302AD4" w14:paraId="7CEADF70" w14:textId="77777777" w:rsidTr="00D74BB6">
        <w:trPr>
          <w:gridAfter w:val="3"/>
          <w:wAfter w:w="11743" w:type="dxa"/>
          <w:trHeight w:val="256"/>
          <w:ins w:id="428" w:author="MSAR LEGAL" w:date="2025-04-14T09:45:00Z"/>
          <w:trPrChange w:id="429" w:author="MKS CQS [2]" w:date="2025-04-15T14:17:00Z" w16du:dateUtc="2025-04-15T06:17:00Z">
            <w:trPr>
              <w:gridBefore w:val="1"/>
              <w:gridAfter w:val="3"/>
              <w:wAfter w:w="11741" w:type="dxa"/>
              <w:trHeight w:val="256"/>
            </w:trPr>
          </w:trPrChange>
        </w:trPr>
        <w:tc>
          <w:tcPr>
            <w:tcW w:w="10349" w:type="dxa"/>
            <w:gridSpan w:val="12"/>
            <w:tcBorders>
              <w:top w:val="single" w:sz="4" w:space="0" w:color="000000"/>
              <w:left w:val="single" w:sz="4" w:space="0" w:color="000000"/>
              <w:bottom w:val="single" w:sz="4" w:space="0" w:color="000000"/>
              <w:right w:val="single" w:sz="4" w:space="0" w:color="000000"/>
            </w:tcBorders>
            <w:tcPrChange w:id="430" w:author="MKS CQS [2]" w:date="2025-04-15T14:17:00Z" w16du:dateUtc="2025-04-15T06:17:00Z">
              <w:tcPr>
                <w:tcW w:w="10351" w:type="dxa"/>
                <w:gridSpan w:val="31"/>
                <w:tcBorders>
                  <w:top w:val="single" w:sz="4" w:space="0" w:color="000000"/>
                  <w:left w:val="single" w:sz="4" w:space="0" w:color="000000"/>
                  <w:bottom w:val="single" w:sz="4" w:space="0" w:color="000000"/>
                  <w:right w:val="single" w:sz="4" w:space="0" w:color="000000"/>
                </w:tcBorders>
              </w:tcPr>
            </w:tcPrChange>
          </w:tcPr>
          <w:p w14:paraId="08DCAF81" w14:textId="77777777" w:rsidR="008A4F87" w:rsidRPr="00302AD4" w:rsidRDefault="008A4F87" w:rsidP="008A4F87">
            <w:pPr>
              <w:rPr>
                <w:ins w:id="431" w:author="MSAR LEGAL" w:date="2025-04-14T09:45:00Z" w16du:dateUtc="2025-04-14T01:45:00Z"/>
                <w:rFonts w:ascii="Arial" w:hAnsi="Arial" w:cs="Arial"/>
                <w:sz w:val="16"/>
                <w:szCs w:val="16"/>
                <w:rPrChange w:id="432" w:author="MSAR LEGAL" w:date="2025-04-14T10:18:00Z" w16du:dateUtc="2025-04-14T02:18:00Z">
                  <w:rPr>
                    <w:ins w:id="433" w:author="MSAR LEGAL" w:date="2025-04-14T09:45:00Z" w16du:dateUtc="2025-04-14T01:45:00Z"/>
                    <w:rFonts w:ascii="Arial Narrow" w:hAnsi="Arial Narrow" w:cs="Arial"/>
                    <w:sz w:val="20"/>
                    <w:szCs w:val="20"/>
                  </w:rPr>
                </w:rPrChange>
              </w:rPr>
            </w:pPr>
            <w:ins w:id="434" w:author="MSAR LEGAL" w:date="2025-04-14T09:45:00Z" w16du:dateUtc="2025-04-14T01:45:00Z">
              <w:r w:rsidRPr="00302AD4">
                <w:rPr>
                  <w:rFonts w:ascii="Arial" w:hAnsi="Arial" w:cs="Arial"/>
                  <w:sz w:val="16"/>
                  <w:szCs w:val="16"/>
                  <w:rPrChange w:id="435" w:author="MSAR LEGAL" w:date="2025-04-14T10:18:00Z" w16du:dateUtc="2025-04-14T02:18:00Z">
                    <w:rPr>
                      <w:rFonts w:ascii="Arial Narrow" w:hAnsi="Arial Narrow" w:cs="Arial"/>
                      <w:sz w:val="20"/>
                      <w:szCs w:val="20"/>
                    </w:rPr>
                  </w:rPrChange>
                </w:rPr>
                <w:t>Please provide the following details on the Company’s Shareholders and their details as follows.</w:t>
              </w:r>
            </w:ins>
          </w:p>
          <w:p w14:paraId="589C3D5C" w14:textId="77777777" w:rsidR="008A4F87" w:rsidRPr="00302AD4" w:rsidDel="007B1D87" w:rsidRDefault="008A4F87" w:rsidP="008A4F87">
            <w:pPr>
              <w:spacing w:line="240" w:lineRule="auto"/>
              <w:ind w:right="23"/>
              <w:jc w:val="center"/>
              <w:rPr>
                <w:ins w:id="436" w:author="MSAR LEGAL" w:date="2025-04-14T09:45:00Z" w16du:dateUtc="2025-04-14T01:45:00Z"/>
                <w:rFonts w:ascii="Arial" w:hAnsi="Arial" w:cs="Arial"/>
                <w:sz w:val="16"/>
                <w:szCs w:val="16"/>
                <w:rPrChange w:id="437" w:author="MSAR LEGAL" w:date="2025-04-14T10:18:00Z" w16du:dateUtc="2025-04-14T02:18:00Z">
                  <w:rPr>
                    <w:ins w:id="438" w:author="MSAR LEGAL" w:date="2025-04-14T09:45:00Z" w16du:dateUtc="2025-04-14T01:45:00Z"/>
                    <w:sz w:val="20"/>
                  </w:rPr>
                </w:rPrChange>
              </w:rPr>
            </w:pPr>
          </w:p>
        </w:tc>
      </w:tr>
      <w:tr w:rsidR="008A4F87" w:rsidRPr="00302AD4" w14:paraId="68C98C7D" w14:textId="77777777" w:rsidTr="00D74BB6">
        <w:trPr>
          <w:gridAfter w:val="3"/>
          <w:wAfter w:w="11743" w:type="dxa"/>
          <w:trHeight w:val="254"/>
          <w:trPrChange w:id="439" w:author="MKS CQS [2]" w:date="2025-04-15T14:17:00Z" w16du:dateUtc="2025-04-15T06:17:00Z">
            <w:trPr>
              <w:gridAfter w:val="3"/>
              <w:wAfter w:w="11741" w:type="dxa"/>
              <w:trHeight w:val="254"/>
            </w:trPr>
          </w:trPrChange>
        </w:trPr>
        <w:tc>
          <w:tcPr>
            <w:tcW w:w="1828" w:type="dxa"/>
            <w:tcBorders>
              <w:top w:val="single" w:sz="4" w:space="0" w:color="000000"/>
              <w:left w:val="single" w:sz="4" w:space="0" w:color="000000"/>
              <w:bottom w:val="single" w:sz="4" w:space="0" w:color="000000"/>
              <w:right w:val="single" w:sz="4" w:space="0" w:color="auto"/>
            </w:tcBorders>
            <w:shd w:val="clear" w:color="auto" w:fill="D9E2F3" w:themeFill="accent1" w:themeFillTint="33"/>
            <w:tcPrChange w:id="440" w:author="MKS CQS [2]" w:date="2025-04-15T14:17:00Z" w16du:dateUtc="2025-04-15T06:17:00Z">
              <w:tcPr>
                <w:tcW w:w="1829" w:type="dxa"/>
                <w:gridSpan w:val="3"/>
                <w:tcBorders>
                  <w:top w:val="single" w:sz="4" w:space="0" w:color="000000"/>
                  <w:left w:val="single" w:sz="4" w:space="0" w:color="000000"/>
                  <w:bottom w:val="single" w:sz="4" w:space="0" w:color="000000"/>
                  <w:right w:val="single" w:sz="4" w:space="0" w:color="auto"/>
                </w:tcBorders>
              </w:tcPr>
            </w:tcPrChange>
          </w:tcPr>
          <w:p w14:paraId="12D75250" w14:textId="77777777" w:rsidR="008A4F87" w:rsidRPr="00302AD4" w:rsidRDefault="008A4F87">
            <w:pPr>
              <w:jc w:val="center"/>
              <w:rPr>
                <w:ins w:id="441" w:author="MSAR LEGAL" w:date="2025-04-14T09:45:00Z" w16du:dateUtc="2025-04-14T01:45:00Z"/>
                <w:rFonts w:ascii="Arial" w:hAnsi="Arial" w:cs="Arial"/>
                <w:b/>
                <w:bCs/>
                <w:sz w:val="16"/>
                <w:szCs w:val="16"/>
                <w:rPrChange w:id="442" w:author="MSAR LEGAL" w:date="2025-04-14T10:18:00Z" w16du:dateUtc="2025-04-14T02:18:00Z">
                  <w:rPr>
                    <w:ins w:id="443" w:author="MSAR LEGAL" w:date="2025-04-14T09:45:00Z" w16du:dateUtc="2025-04-14T01:45:00Z"/>
                    <w:rFonts w:ascii="Arial Narrow" w:hAnsi="Arial Narrow" w:cs="Arial"/>
                    <w:b/>
                    <w:bCs/>
                    <w:sz w:val="20"/>
                    <w:szCs w:val="20"/>
                  </w:rPr>
                </w:rPrChange>
              </w:rPr>
              <w:pPrChange w:id="444" w:author="MKS CQS" w:date="2025-04-15T12:30:00Z" w16du:dateUtc="2025-04-15T04:30:00Z">
                <w:pPr/>
              </w:pPrChange>
            </w:pPr>
            <w:ins w:id="445" w:author="MSAR LEGAL" w:date="2025-04-14T09:45:00Z" w16du:dateUtc="2025-04-14T01:45:00Z">
              <w:r w:rsidRPr="00302AD4">
                <w:rPr>
                  <w:rFonts w:ascii="Arial" w:hAnsi="Arial" w:cs="Arial"/>
                  <w:b/>
                  <w:bCs/>
                  <w:sz w:val="16"/>
                  <w:szCs w:val="16"/>
                  <w:rPrChange w:id="446" w:author="MSAR LEGAL" w:date="2025-04-14T10:18:00Z" w16du:dateUtc="2025-04-14T02:18:00Z">
                    <w:rPr>
                      <w:rFonts w:ascii="Arial Narrow" w:hAnsi="Arial Narrow" w:cs="Arial"/>
                      <w:b/>
                      <w:bCs/>
                      <w:sz w:val="20"/>
                      <w:szCs w:val="20"/>
                    </w:rPr>
                  </w:rPrChange>
                </w:rPr>
                <w:t>Name</w:t>
              </w:r>
            </w:ins>
          </w:p>
          <w:p w14:paraId="124DD677" w14:textId="7C7BA3A8" w:rsidR="008A4F87" w:rsidRPr="00302AD4" w:rsidRDefault="008A4F87">
            <w:pPr>
              <w:spacing w:line="240" w:lineRule="auto"/>
              <w:ind w:left="5"/>
              <w:jc w:val="center"/>
              <w:rPr>
                <w:rFonts w:ascii="Arial" w:hAnsi="Arial" w:cs="Arial"/>
                <w:sz w:val="16"/>
                <w:szCs w:val="16"/>
                <w:rPrChange w:id="447" w:author="MSAR LEGAL" w:date="2025-04-14T10:18:00Z" w16du:dateUtc="2025-04-14T02:18:00Z">
                  <w:rPr/>
                </w:rPrChange>
              </w:rPr>
              <w:pPrChange w:id="448" w:author="MKS CQS" w:date="2025-04-15T12:30:00Z" w16du:dateUtc="2025-04-15T04:30:00Z">
                <w:pPr>
                  <w:spacing w:line="240" w:lineRule="auto"/>
                  <w:ind w:left="5"/>
                </w:pPr>
              </w:pPrChange>
            </w:pPr>
            <w:ins w:id="449" w:author="MSAR LEGAL" w:date="2025-04-14T09:45:00Z" w16du:dateUtc="2025-04-14T01:45:00Z">
              <w:r w:rsidRPr="00302AD4">
                <w:rPr>
                  <w:rFonts w:ascii="Arial" w:hAnsi="Arial" w:cs="Arial"/>
                  <w:sz w:val="16"/>
                  <w:szCs w:val="16"/>
                  <w:rPrChange w:id="450" w:author="MSAR LEGAL" w:date="2025-04-14T10:18:00Z" w16du:dateUtc="2025-04-14T02:18:00Z">
                    <w:rPr>
                      <w:rFonts w:ascii="Arial Narrow" w:hAnsi="Arial Narrow" w:cs="Arial"/>
                      <w:sz w:val="20"/>
                      <w:szCs w:val="20"/>
                    </w:rPr>
                  </w:rPrChange>
                </w:rPr>
                <w:t>(Individual/ Company)</w:t>
              </w:r>
            </w:ins>
          </w:p>
        </w:tc>
        <w:tc>
          <w:tcPr>
            <w:tcW w:w="2704" w:type="dxa"/>
            <w:gridSpan w:val="5"/>
            <w:tcBorders>
              <w:top w:val="single" w:sz="4" w:space="0" w:color="000000"/>
              <w:left w:val="single" w:sz="4" w:space="0" w:color="auto"/>
              <w:bottom w:val="single" w:sz="4" w:space="0" w:color="000000"/>
              <w:right w:val="single" w:sz="4" w:space="0" w:color="000000"/>
            </w:tcBorders>
            <w:shd w:val="clear" w:color="auto" w:fill="D9E2F3" w:themeFill="accent1" w:themeFillTint="33"/>
            <w:tcPrChange w:id="451" w:author="MKS CQS [2]" w:date="2025-04-15T14:17:00Z" w16du:dateUtc="2025-04-15T06:17:00Z">
              <w:tcPr>
                <w:tcW w:w="2705" w:type="dxa"/>
                <w:gridSpan w:val="12"/>
                <w:tcBorders>
                  <w:top w:val="single" w:sz="4" w:space="0" w:color="000000"/>
                  <w:left w:val="single" w:sz="4" w:space="0" w:color="auto"/>
                  <w:bottom w:val="single" w:sz="4" w:space="0" w:color="000000"/>
                  <w:right w:val="single" w:sz="4" w:space="0" w:color="000000"/>
                </w:tcBorders>
              </w:tcPr>
            </w:tcPrChange>
          </w:tcPr>
          <w:p w14:paraId="30C18ACF" w14:textId="0C490387" w:rsidR="008A4F87" w:rsidRPr="00302AD4" w:rsidRDefault="008A4F87">
            <w:pPr>
              <w:spacing w:line="240" w:lineRule="auto"/>
              <w:jc w:val="center"/>
              <w:rPr>
                <w:rFonts w:ascii="Arial" w:hAnsi="Arial" w:cs="Arial"/>
                <w:sz w:val="16"/>
                <w:szCs w:val="16"/>
                <w:rPrChange w:id="452" w:author="MSAR LEGAL" w:date="2025-04-14T10:18:00Z" w16du:dateUtc="2025-04-14T02:18:00Z">
                  <w:rPr/>
                </w:rPrChange>
              </w:rPr>
              <w:pPrChange w:id="453" w:author="MKS CQS" w:date="2025-04-15T12:30:00Z" w16du:dateUtc="2025-04-15T04:30:00Z">
                <w:pPr>
                  <w:spacing w:line="240" w:lineRule="auto"/>
                </w:pPr>
              </w:pPrChange>
            </w:pPr>
            <w:ins w:id="454" w:author="MSAR LEGAL" w:date="2025-04-14T09:45:00Z" w16du:dateUtc="2025-04-14T01:45:00Z">
              <w:r w:rsidRPr="00302AD4">
                <w:rPr>
                  <w:rFonts w:ascii="Arial" w:hAnsi="Arial" w:cs="Arial"/>
                  <w:b/>
                  <w:bCs/>
                  <w:sz w:val="16"/>
                  <w:szCs w:val="16"/>
                  <w:rPrChange w:id="455" w:author="MSAR LEGAL" w:date="2025-04-14T10:18:00Z" w16du:dateUtc="2025-04-14T02:18:00Z">
                    <w:rPr>
                      <w:rFonts w:ascii="Arial Narrow" w:hAnsi="Arial Narrow" w:cs="Arial"/>
                      <w:b/>
                      <w:bCs/>
                      <w:sz w:val="20"/>
                      <w:szCs w:val="20"/>
                    </w:rPr>
                  </w:rPrChange>
                </w:rPr>
                <w:t>Nationality/ Jurisdiction</w:t>
              </w:r>
            </w:ins>
          </w:p>
        </w:tc>
        <w:tc>
          <w:tcPr>
            <w:tcW w:w="1844" w:type="dxa"/>
            <w:gridSpan w:val="4"/>
            <w:tcBorders>
              <w:top w:val="single" w:sz="4" w:space="0" w:color="000000"/>
              <w:left w:val="single" w:sz="4" w:space="0" w:color="000000"/>
              <w:bottom w:val="single" w:sz="4" w:space="0" w:color="000000"/>
              <w:right w:val="single" w:sz="4" w:space="0" w:color="000000"/>
            </w:tcBorders>
            <w:shd w:val="clear" w:color="auto" w:fill="D9E2F3" w:themeFill="accent1" w:themeFillTint="33"/>
            <w:tcPrChange w:id="456" w:author="MKS CQS [2]" w:date="2025-04-15T14:17:00Z" w16du:dateUtc="2025-04-15T06:17:00Z">
              <w:tcPr>
                <w:tcW w:w="1844" w:type="dxa"/>
                <w:gridSpan w:val="6"/>
                <w:tcBorders>
                  <w:top w:val="single" w:sz="4" w:space="0" w:color="000000"/>
                  <w:left w:val="single" w:sz="4" w:space="0" w:color="000000"/>
                  <w:bottom w:val="single" w:sz="4" w:space="0" w:color="000000"/>
                  <w:right w:val="single" w:sz="4" w:space="0" w:color="000000"/>
                </w:tcBorders>
              </w:tcPr>
            </w:tcPrChange>
          </w:tcPr>
          <w:p w14:paraId="4F295B29" w14:textId="2E4254E0" w:rsidR="008A4F87" w:rsidRPr="00302AD4" w:rsidRDefault="008A4F87">
            <w:pPr>
              <w:spacing w:line="240" w:lineRule="auto"/>
              <w:ind w:left="6"/>
              <w:jc w:val="center"/>
              <w:rPr>
                <w:rFonts w:ascii="Arial" w:hAnsi="Arial" w:cs="Arial"/>
                <w:sz w:val="16"/>
                <w:szCs w:val="16"/>
                <w:rPrChange w:id="457" w:author="MSAR LEGAL" w:date="2025-04-14T10:18:00Z" w16du:dateUtc="2025-04-14T02:18:00Z">
                  <w:rPr/>
                </w:rPrChange>
              </w:rPr>
              <w:pPrChange w:id="458" w:author="MKS CQS" w:date="2025-04-15T12:30:00Z" w16du:dateUtc="2025-04-15T04:30:00Z">
                <w:pPr>
                  <w:spacing w:line="240" w:lineRule="auto"/>
                  <w:ind w:left="6"/>
                </w:pPr>
              </w:pPrChange>
            </w:pPr>
            <w:ins w:id="459" w:author="MSAR LEGAL" w:date="2025-04-14T09:45:00Z" w16du:dateUtc="2025-04-14T01:45:00Z">
              <w:r w:rsidRPr="00302AD4">
                <w:rPr>
                  <w:rFonts w:ascii="Arial" w:hAnsi="Arial" w:cs="Arial"/>
                  <w:b/>
                  <w:bCs/>
                  <w:sz w:val="16"/>
                  <w:szCs w:val="16"/>
                  <w:rPrChange w:id="460" w:author="MSAR LEGAL" w:date="2025-04-14T10:18:00Z" w16du:dateUtc="2025-04-14T02:18:00Z">
                    <w:rPr>
                      <w:rFonts w:ascii="Arial Narrow" w:hAnsi="Arial Narrow" w:cs="Arial"/>
                      <w:b/>
                      <w:bCs/>
                      <w:sz w:val="20"/>
                      <w:szCs w:val="20"/>
                    </w:rPr>
                  </w:rPrChange>
                </w:rPr>
                <w:t>ID/ Registration Number</w:t>
              </w:r>
            </w:ins>
          </w:p>
        </w:tc>
        <w:tc>
          <w:tcPr>
            <w:tcW w:w="1560"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Change w:id="461" w:author="MKS CQS [2]" w:date="2025-04-15T14:17:00Z" w16du:dateUtc="2025-04-15T06:17:00Z">
              <w:tcPr>
                <w:tcW w:w="1560" w:type="dxa"/>
                <w:gridSpan w:val="5"/>
                <w:tcBorders>
                  <w:top w:val="single" w:sz="4" w:space="0" w:color="000000"/>
                  <w:left w:val="single" w:sz="4" w:space="0" w:color="000000"/>
                  <w:bottom w:val="single" w:sz="4" w:space="0" w:color="000000"/>
                  <w:right w:val="single" w:sz="4" w:space="0" w:color="000000"/>
                </w:tcBorders>
              </w:tcPr>
            </w:tcPrChange>
          </w:tcPr>
          <w:p w14:paraId="009B1C20" w14:textId="41BEDE21" w:rsidR="008A4F87" w:rsidRPr="00302AD4" w:rsidRDefault="008A4F87">
            <w:pPr>
              <w:spacing w:line="240" w:lineRule="auto"/>
              <w:ind w:left="4"/>
              <w:jc w:val="center"/>
              <w:rPr>
                <w:rFonts w:ascii="Arial" w:hAnsi="Arial" w:cs="Arial"/>
                <w:sz w:val="16"/>
                <w:szCs w:val="16"/>
                <w:rPrChange w:id="462" w:author="MSAR LEGAL" w:date="2025-04-14T10:18:00Z" w16du:dateUtc="2025-04-14T02:18:00Z">
                  <w:rPr/>
                </w:rPrChange>
              </w:rPr>
              <w:pPrChange w:id="463" w:author="MKS CQS" w:date="2025-04-15T12:30:00Z" w16du:dateUtc="2025-04-15T04:30:00Z">
                <w:pPr>
                  <w:spacing w:line="240" w:lineRule="auto"/>
                  <w:ind w:left="4"/>
                </w:pPr>
              </w:pPrChange>
            </w:pPr>
            <w:ins w:id="464" w:author="MSAR LEGAL" w:date="2025-04-14T09:45:00Z" w16du:dateUtc="2025-04-14T01:45:00Z">
              <w:r w:rsidRPr="00302AD4">
                <w:rPr>
                  <w:rFonts w:ascii="Arial" w:hAnsi="Arial" w:cs="Arial"/>
                  <w:b/>
                  <w:bCs/>
                  <w:sz w:val="16"/>
                  <w:szCs w:val="16"/>
                  <w:rPrChange w:id="465" w:author="MSAR LEGAL" w:date="2025-04-14T10:18:00Z" w16du:dateUtc="2025-04-14T02:18:00Z">
                    <w:rPr>
                      <w:rFonts w:ascii="Arial Narrow" w:hAnsi="Arial Narrow" w:cs="Arial"/>
                      <w:b/>
                      <w:bCs/>
                      <w:sz w:val="20"/>
                      <w:szCs w:val="20"/>
                    </w:rPr>
                  </w:rPrChange>
                </w:rPr>
                <w:t>Address</w:t>
              </w:r>
            </w:ins>
          </w:p>
        </w:tc>
        <w:tc>
          <w:tcPr>
            <w:tcW w:w="2413"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tcPrChange w:id="466" w:author="MKS CQS [2]" w:date="2025-04-15T14:17:00Z" w16du:dateUtc="2025-04-15T06:17:00Z">
              <w:tcPr>
                <w:tcW w:w="2413" w:type="dxa"/>
                <w:gridSpan w:val="5"/>
                <w:tcBorders>
                  <w:top w:val="single" w:sz="4" w:space="0" w:color="000000"/>
                  <w:left w:val="single" w:sz="4" w:space="0" w:color="000000"/>
                  <w:bottom w:val="single" w:sz="4" w:space="0" w:color="000000"/>
                  <w:right w:val="single" w:sz="4" w:space="0" w:color="000000"/>
                </w:tcBorders>
              </w:tcPr>
            </w:tcPrChange>
          </w:tcPr>
          <w:p w14:paraId="59929E23" w14:textId="525C8023" w:rsidR="008A4F87" w:rsidRPr="00302AD4" w:rsidRDefault="008A4F87">
            <w:pPr>
              <w:spacing w:line="240" w:lineRule="auto"/>
              <w:ind w:left="4"/>
              <w:jc w:val="center"/>
              <w:rPr>
                <w:rFonts w:ascii="Arial" w:hAnsi="Arial" w:cs="Arial"/>
                <w:sz w:val="16"/>
                <w:szCs w:val="16"/>
                <w:rPrChange w:id="467" w:author="MSAR LEGAL" w:date="2025-04-14T10:18:00Z" w16du:dateUtc="2025-04-14T02:18:00Z">
                  <w:rPr/>
                </w:rPrChange>
              </w:rPr>
              <w:pPrChange w:id="468" w:author="MKS CQS" w:date="2025-04-15T12:30:00Z" w16du:dateUtc="2025-04-15T04:30:00Z">
                <w:pPr>
                  <w:spacing w:line="240" w:lineRule="auto"/>
                  <w:ind w:left="4"/>
                </w:pPr>
              </w:pPrChange>
            </w:pPr>
            <w:ins w:id="469" w:author="MSAR LEGAL" w:date="2025-04-14T09:45:00Z" w16du:dateUtc="2025-04-14T01:45:00Z">
              <w:r w:rsidRPr="00302AD4">
                <w:rPr>
                  <w:rFonts w:ascii="Arial" w:hAnsi="Arial" w:cs="Arial"/>
                  <w:b/>
                  <w:bCs/>
                  <w:sz w:val="16"/>
                  <w:szCs w:val="16"/>
                  <w:rPrChange w:id="470" w:author="MSAR LEGAL" w:date="2025-04-14T10:18:00Z" w16du:dateUtc="2025-04-14T02:18:00Z">
                    <w:rPr>
                      <w:rFonts w:ascii="Arial Narrow" w:hAnsi="Arial Narrow" w:cs="Arial"/>
                      <w:b/>
                      <w:bCs/>
                      <w:sz w:val="20"/>
                      <w:szCs w:val="20"/>
                    </w:rPr>
                  </w:rPrChange>
                </w:rPr>
                <w:t>% of Shares</w:t>
              </w:r>
            </w:ins>
          </w:p>
        </w:tc>
      </w:tr>
      <w:tr w:rsidR="008A4F87" w:rsidRPr="00302AD4" w14:paraId="7BC7BA84" w14:textId="77777777" w:rsidTr="00D74BB6">
        <w:trPr>
          <w:gridAfter w:val="3"/>
          <w:wAfter w:w="11743" w:type="dxa"/>
          <w:trHeight w:val="252"/>
          <w:trPrChange w:id="471" w:author="MKS CQS [2]" w:date="2025-04-15T14:17:00Z" w16du:dateUtc="2025-04-15T06:17:00Z">
            <w:trPr>
              <w:gridBefore w:val="1"/>
              <w:gridAfter w:val="3"/>
              <w:wAfter w:w="11741" w:type="dxa"/>
              <w:trHeight w:val="252"/>
            </w:trPr>
          </w:trPrChange>
        </w:trPr>
        <w:tc>
          <w:tcPr>
            <w:tcW w:w="1828" w:type="dxa"/>
            <w:tcBorders>
              <w:top w:val="single" w:sz="4" w:space="0" w:color="000000"/>
              <w:left w:val="single" w:sz="4" w:space="0" w:color="000000"/>
              <w:bottom w:val="single" w:sz="4" w:space="0" w:color="000000"/>
              <w:right w:val="single" w:sz="4" w:space="0" w:color="auto"/>
            </w:tcBorders>
            <w:tcPrChange w:id="472" w:author="MKS CQS [2]" w:date="2025-04-15T14:17:00Z" w16du:dateUtc="2025-04-15T06:17:00Z">
              <w:tcPr>
                <w:tcW w:w="1829" w:type="dxa"/>
                <w:gridSpan w:val="3"/>
                <w:tcBorders>
                  <w:top w:val="single" w:sz="4" w:space="0" w:color="000000"/>
                  <w:left w:val="single" w:sz="4" w:space="0" w:color="000000"/>
                  <w:bottom w:val="single" w:sz="4" w:space="0" w:color="000000"/>
                  <w:right w:val="single" w:sz="4" w:space="0" w:color="auto"/>
                </w:tcBorders>
              </w:tcPr>
            </w:tcPrChange>
          </w:tcPr>
          <w:p w14:paraId="171F92AC" w14:textId="77777777" w:rsidR="008A4F87" w:rsidRPr="00302AD4" w:rsidRDefault="008A4F87" w:rsidP="008A4F87">
            <w:pPr>
              <w:spacing w:line="240" w:lineRule="auto"/>
              <w:ind w:left="5"/>
              <w:rPr>
                <w:rFonts w:ascii="Arial" w:hAnsi="Arial" w:cs="Arial"/>
                <w:sz w:val="16"/>
                <w:szCs w:val="16"/>
                <w:rPrChange w:id="473" w:author="MSAR LEGAL" w:date="2025-04-14T10:18:00Z" w16du:dateUtc="2025-04-14T02:18:00Z">
                  <w:rPr/>
                </w:rPrChange>
              </w:rPr>
            </w:pPr>
            <w:r w:rsidRPr="00302AD4">
              <w:rPr>
                <w:rFonts w:ascii="Arial" w:hAnsi="Arial" w:cs="Arial"/>
                <w:sz w:val="16"/>
                <w:szCs w:val="16"/>
                <w:rPrChange w:id="474" w:author="MSAR LEGAL" w:date="2025-04-14T10:18:00Z" w16du:dateUtc="2025-04-14T02:18:00Z">
                  <w:rPr>
                    <w:sz w:val="20"/>
                  </w:rPr>
                </w:rPrChange>
              </w:rPr>
              <w:t xml:space="preserve"> </w:t>
            </w:r>
          </w:p>
        </w:tc>
        <w:tc>
          <w:tcPr>
            <w:tcW w:w="2704" w:type="dxa"/>
            <w:gridSpan w:val="5"/>
            <w:tcBorders>
              <w:top w:val="single" w:sz="4" w:space="0" w:color="000000"/>
              <w:left w:val="single" w:sz="4" w:space="0" w:color="auto"/>
              <w:bottom w:val="single" w:sz="4" w:space="0" w:color="000000"/>
              <w:right w:val="single" w:sz="4" w:space="0" w:color="000000"/>
            </w:tcBorders>
            <w:tcPrChange w:id="475" w:author="MKS CQS [2]" w:date="2025-04-15T14:17:00Z" w16du:dateUtc="2025-04-15T06:17:00Z">
              <w:tcPr>
                <w:tcW w:w="2705" w:type="dxa"/>
                <w:gridSpan w:val="12"/>
                <w:tcBorders>
                  <w:top w:val="single" w:sz="4" w:space="0" w:color="000000"/>
                  <w:left w:val="single" w:sz="4" w:space="0" w:color="auto"/>
                  <w:bottom w:val="single" w:sz="4" w:space="0" w:color="000000"/>
                  <w:right w:val="single" w:sz="4" w:space="0" w:color="000000"/>
                </w:tcBorders>
              </w:tcPr>
            </w:tcPrChange>
          </w:tcPr>
          <w:p w14:paraId="049EB7FD" w14:textId="77777777" w:rsidR="008A4F87" w:rsidRPr="00302AD4" w:rsidRDefault="008A4F87" w:rsidP="008A4F87">
            <w:pPr>
              <w:spacing w:line="240" w:lineRule="auto"/>
              <w:rPr>
                <w:rFonts w:ascii="Arial" w:hAnsi="Arial" w:cs="Arial"/>
                <w:sz w:val="16"/>
                <w:szCs w:val="16"/>
                <w:rPrChange w:id="476" w:author="MSAR LEGAL" w:date="2025-04-14T10:18:00Z" w16du:dateUtc="2025-04-14T02:18:00Z">
                  <w:rPr/>
                </w:rPrChange>
              </w:rPr>
            </w:pPr>
          </w:p>
        </w:tc>
        <w:tc>
          <w:tcPr>
            <w:tcW w:w="1844" w:type="dxa"/>
            <w:gridSpan w:val="4"/>
            <w:tcBorders>
              <w:top w:val="single" w:sz="4" w:space="0" w:color="000000"/>
              <w:left w:val="single" w:sz="4" w:space="0" w:color="000000"/>
              <w:bottom w:val="single" w:sz="4" w:space="0" w:color="000000"/>
              <w:right w:val="single" w:sz="4" w:space="0" w:color="000000"/>
            </w:tcBorders>
            <w:tcPrChange w:id="477" w:author="MKS CQS [2]" w:date="2025-04-15T14:17:00Z" w16du:dateUtc="2025-04-15T06:17:00Z">
              <w:tcPr>
                <w:tcW w:w="1844" w:type="dxa"/>
                <w:gridSpan w:val="6"/>
                <w:tcBorders>
                  <w:top w:val="single" w:sz="4" w:space="0" w:color="000000"/>
                  <w:left w:val="single" w:sz="4" w:space="0" w:color="000000"/>
                  <w:bottom w:val="single" w:sz="4" w:space="0" w:color="000000"/>
                  <w:right w:val="single" w:sz="4" w:space="0" w:color="000000"/>
                </w:tcBorders>
              </w:tcPr>
            </w:tcPrChange>
          </w:tcPr>
          <w:p w14:paraId="314A7C3E" w14:textId="39AB8875" w:rsidR="008A4F87" w:rsidRPr="00302AD4" w:rsidRDefault="008A4F87" w:rsidP="008A4F87">
            <w:pPr>
              <w:spacing w:line="240" w:lineRule="auto"/>
              <w:ind w:left="6"/>
              <w:rPr>
                <w:rFonts w:ascii="Arial" w:hAnsi="Arial" w:cs="Arial"/>
                <w:sz w:val="16"/>
                <w:szCs w:val="16"/>
                <w:rPrChange w:id="478" w:author="MSAR LEGAL" w:date="2025-04-14T10:18:00Z" w16du:dateUtc="2025-04-14T02:18:00Z">
                  <w:rPr/>
                </w:rPrChange>
              </w:rPr>
            </w:pPr>
            <w:r w:rsidRPr="00302AD4">
              <w:rPr>
                <w:rFonts w:ascii="Arial" w:hAnsi="Arial" w:cs="Arial"/>
                <w:sz w:val="16"/>
                <w:szCs w:val="16"/>
                <w:rPrChange w:id="479" w:author="MSAR LEGAL" w:date="2025-04-14T10:18:00Z" w16du:dateUtc="2025-04-14T02:18:00Z">
                  <w:rPr>
                    <w:sz w:val="20"/>
                  </w:rPr>
                </w:rPrChange>
              </w:rPr>
              <w:t xml:space="preserve"> </w:t>
            </w:r>
          </w:p>
        </w:tc>
        <w:tc>
          <w:tcPr>
            <w:tcW w:w="1560" w:type="dxa"/>
            <w:tcBorders>
              <w:top w:val="single" w:sz="4" w:space="0" w:color="000000"/>
              <w:left w:val="single" w:sz="4" w:space="0" w:color="000000"/>
              <w:bottom w:val="single" w:sz="4" w:space="0" w:color="000000"/>
              <w:right w:val="single" w:sz="4" w:space="0" w:color="000000"/>
            </w:tcBorders>
            <w:tcPrChange w:id="480" w:author="MKS CQS [2]" w:date="2025-04-15T14:17:00Z" w16du:dateUtc="2025-04-15T06:17:00Z">
              <w:tcPr>
                <w:tcW w:w="1560" w:type="dxa"/>
                <w:gridSpan w:val="5"/>
                <w:tcBorders>
                  <w:top w:val="single" w:sz="4" w:space="0" w:color="000000"/>
                  <w:left w:val="single" w:sz="4" w:space="0" w:color="000000"/>
                  <w:bottom w:val="single" w:sz="4" w:space="0" w:color="000000"/>
                  <w:right w:val="single" w:sz="4" w:space="0" w:color="000000"/>
                </w:tcBorders>
              </w:tcPr>
            </w:tcPrChange>
          </w:tcPr>
          <w:p w14:paraId="118D335D" w14:textId="77777777" w:rsidR="008A4F87" w:rsidRPr="00302AD4" w:rsidRDefault="008A4F87" w:rsidP="008A4F87">
            <w:pPr>
              <w:spacing w:line="240" w:lineRule="auto"/>
              <w:ind w:left="4"/>
              <w:rPr>
                <w:rFonts w:ascii="Arial" w:hAnsi="Arial" w:cs="Arial"/>
                <w:sz w:val="16"/>
                <w:szCs w:val="16"/>
                <w:rPrChange w:id="481" w:author="MSAR LEGAL" w:date="2025-04-14T10:18:00Z" w16du:dateUtc="2025-04-14T02:18:00Z">
                  <w:rPr/>
                </w:rPrChange>
              </w:rPr>
            </w:pPr>
            <w:r w:rsidRPr="00302AD4">
              <w:rPr>
                <w:rFonts w:ascii="Arial" w:hAnsi="Arial" w:cs="Arial"/>
                <w:sz w:val="16"/>
                <w:szCs w:val="16"/>
                <w:rPrChange w:id="482" w:author="MSAR LEGAL" w:date="2025-04-14T10:18:00Z" w16du:dateUtc="2025-04-14T02:18:00Z">
                  <w:rPr>
                    <w:sz w:val="20"/>
                  </w:rPr>
                </w:rPrChange>
              </w:rPr>
              <w:t xml:space="preserve"> </w:t>
            </w:r>
          </w:p>
        </w:tc>
        <w:tc>
          <w:tcPr>
            <w:tcW w:w="2413" w:type="dxa"/>
            <w:tcBorders>
              <w:top w:val="single" w:sz="4" w:space="0" w:color="000000"/>
              <w:left w:val="single" w:sz="4" w:space="0" w:color="000000"/>
              <w:bottom w:val="single" w:sz="4" w:space="0" w:color="000000"/>
              <w:right w:val="single" w:sz="4" w:space="0" w:color="000000"/>
            </w:tcBorders>
            <w:tcPrChange w:id="483" w:author="MKS CQS [2]" w:date="2025-04-15T14:17:00Z" w16du:dateUtc="2025-04-15T06:17:00Z">
              <w:tcPr>
                <w:tcW w:w="2413" w:type="dxa"/>
                <w:gridSpan w:val="5"/>
                <w:tcBorders>
                  <w:top w:val="single" w:sz="4" w:space="0" w:color="000000"/>
                  <w:left w:val="single" w:sz="4" w:space="0" w:color="000000"/>
                  <w:bottom w:val="single" w:sz="4" w:space="0" w:color="000000"/>
                  <w:right w:val="single" w:sz="4" w:space="0" w:color="000000"/>
                </w:tcBorders>
              </w:tcPr>
            </w:tcPrChange>
          </w:tcPr>
          <w:p w14:paraId="70F82C48" w14:textId="77777777" w:rsidR="008A4F87" w:rsidRPr="00302AD4" w:rsidRDefault="008A4F87" w:rsidP="008A4F87">
            <w:pPr>
              <w:spacing w:line="240" w:lineRule="auto"/>
              <w:ind w:left="4"/>
              <w:rPr>
                <w:rFonts w:ascii="Arial" w:hAnsi="Arial" w:cs="Arial"/>
                <w:sz w:val="16"/>
                <w:szCs w:val="16"/>
                <w:rPrChange w:id="484" w:author="MSAR LEGAL" w:date="2025-04-14T10:18:00Z" w16du:dateUtc="2025-04-14T02:18:00Z">
                  <w:rPr/>
                </w:rPrChange>
              </w:rPr>
            </w:pPr>
            <w:r w:rsidRPr="00302AD4">
              <w:rPr>
                <w:rFonts w:ascii="Arial" w:hAnsi="Arial" w:cs="Arial"/>
                <w:sz w:val="16"/>
                <w:szCs w:val="16"/>
                <w:rPrChange w:id="485" w:author="MSAR LEGAL" w:date="2025-04-14T10:18:00Z" w16du:dateUtc="2025-04-14T02:18:00Z">
                  <w:rPr>
                    <w:sz w:val="20"/>
                  </w:rPr>
                </w:rPrChange>
              </w:rPr>
              <w:t xml:space="preserve"> </w:t>
            </w:r>
          </w:p>
        </w:tc>
      </w:tr>
      <w:tr w:rsidR="008A4F87" w:rsidRPr="00302AD4" w14:paraId="34520488" w14:textId="77777777" w:rsidTr="00D74BB6">
        <w:trPr>
          <w:gridAfter w:val="3"/>
          <w:wAfter w:w="11743" w:type="dxa"/>
          <w:trHeight w:val="254"/>
          <w:trPrChange w:id="486" w:author="MKS CQS [2]" w:date="2025-04-15T14:17:00Z" w16du:dateUtc="2025-04-15T06:17:00Z">
            <w:trPr>
              <w:gridBefore w:val="1"/>
              <w:gridAfter w:val="3"/>
              <w:wAfter w:w="11741" w:type="dxa"/>
              <w:trHeight w:val="254"/>
            </w:trPr>
          </w:trPrChange>
        </w:trPr>
        <w:tc>
          <w:tcPr>
            <w:tcW w:w="1828" w:type="dxa"/>
            <w:tcBorders>
              <w:top w:val="single" w:sz="4" w:space="0" w:color="000000"/>
              <w:left w:val="single" w:sz="4" w:space="0" w:color="000000"/>
              <w:bottom w:val="single" w:sz="4" w:space="0" w:color="000000"/>
              <w:right w:val="single" w:sz="4" w:space="0" w:color="auto"/>
            </w:tcBorders>
            <w:tcPrChange w:id="487" w:author="MKS CQS [2]" w:date="2025-04-15T14:17:00Z" w16du:dateUtc="2025-04-15T06:17:00Z">
              <w:tcPr>
                <w:tcW w:w="1829" w:type="dxa"/>
                <w:gridSpan w:val="3"/>
                <w:tcBorders>
                  <w:top w:val="single" w:sz="4" w:space="0" w:color="000000"/>
                  <w:left w:val="single" w:sz="4" w:space="0" w:color="000000"/>
                  <w:bottom w:val="single" w:sz="4" w:space="0" w:color="000000"/>
                  <w:right w:val="single" w:sz="4" w:space="0" w:color="auto"/>
                </w:tcBorders>
              </w:tcPr>
            </w:tcPrChange>
          </w:tcPr>
          <w:p w14:paraId="384B5D9A" w14:textId="77777777" w:rsidR="008A4F87" w:rsidRPr="00302AD4" w:rsidRDefault="008A4F87" w:rsidP="008A4F87">
            <w:pPr>
              <w:spacing w:line="240" w:lineRule="auto"/>
              <w:ind w:left="5"/>
              <w:rPr>
                <w:rFonts w:ascii="Arial" w:hAnsi="Arial" w:cs="Arial"/>
                <w:sz w:val="16"/>
                <w:szCs w:val="16"/>
                <w:rPrChange w:id="488" w:author="MSAR LEGAL" w:date="2025-04-14T10:18:00Z" w16du:dateUtc="2025-04-14T02:18:00Z">
                  <w:rPr/>
                </w:rPrChange>
              </w:rPr>
            </w:pPr>
            <w:r w:rsidRPr="00302AD4">
              <w:rPr>
                <w:rFonts w:ascii="Arial" w:hAnsi="Arial" w:cs="Arial"/>
                <w:sz w:val="16"/>
                <w:szCs w:val="16"/>
                <w:rPrChange w:id="489" w:author="MSAR LEGAL" w:date="2025-04-14T10:18:00Z" w16du:dateUtc="2025-04-14T02:18:00Z">
                  <w:rPr>
                    <w:sz w:val="20"/>
                  </w:rPr>
                </w:rPrChange>
              </w:rPr>
              <w:t xml:space="preserve"> </w:t>
            </w:r>
          </w:p>
        </w:tc>
        <w:tc>
          <w:tcPr>
            <w:tcW w:w="2704" w:type="dxa"/>
            <w:gridSpan w:val="5"/>
            <w:tcBorders>
              <w:top w:val="single" w:sz="4" w:space="0" w:color="000000"/>
              <w:left w:val="single" w:sz="4" w:space="0" w:color="auto"/>
              <w:bottom w:val="single" w:sz="4" w:space="0" w:color="000000"/>
              <w:right w:val="single" w:sz="4" w:space="0" w:color="000000"/>
            </w:tcBorders>
            <w:tcPrChange w:id="490" w:author="MKS CQS [2]" w:date="2025-04-15T14:17:00Z" w16du:dateUtc="2025-04-15T06:17:00Z">
              <w:tcPr>
                <w:tcW w:w="2705" w:type="dxa"/>
                <w:gridSpan w:val="12"/>
                <w:tcBorders>
                  <w:top w:val="single" w:sz="4" w:space="0" w:color="000000"/>
                  <w:left w:val="single" w:sz="4" w:space="0" w:color="auto"/>
                  <w:bottom w:val="single" w:sz="4" w:space="0" w:color="000000"/>
                  <w:right w:val="single" w:sz="4" w:space="0" w:color="000000"/>
                </w:tcBorders>
              </w:tcPr>
            </w:tcPrChange>
          </w:tcPr>
          <w:p w14:paraId="29677077" w14:textId="77777777" w:rsidR="008A4F87" w:rsidRPr="00302AD4" w:rsidRDefault="008A4F87" w:rsidP="008A4F87">
            <w:pPr>
              <w:spacing w:line="240" w:lineRule="auto"/>
              <w:rPr>
                <w:rFonts w:ascii="Arial" w:hAnsi="Arial" w:cs="Arial"/>
                <w:sz w:val="16"/>
                <w:szCs w:val="16"/>
                <w:rPrChange w:id="491" w:author="MSAR LEGAL" w:date="2025-04-14T10:18:00Z" w16du:dateUtc="2025-04-14T02:18:00Z">
                  <w:rPr/>
                </w:rPrChange>
              </w:rPr>
            </w:pPr>
          </w:p>
        </w:tc>
        <w:tc>
          <w:tcPr>
            <w:tcW w:w="1844" w:type="dxa"/>
            <w:gridSpan w:val="4"/>
            <w:tcBorders>
              <w:top w:val="single" w:sz="4" w:space="0" w:color="000000"/>
              <w:left w:val="single" w:sz="4" w:space="0" w:color="000000"/>
              <w:bottom w:val="single" w:sz="4" w:space="0" w:color="000000"/>
              <w:right w:val="single" w:sz="4" w:space="0" w:color="000000"/>
            </w:tcBorders>
            <w:tcPrChange w:id="492" w:author="MKS CQS [2]" w:date="2025-04-15T14:17:00Z" w16du:dateUtc="2025-04-15T06:17:00Z">
              <w:tcPr>
                <w:tcW w:w="1844" w:type="dxa"/>
                <w:gridSpan w:val="6"/>
                <w:tcBorders>
                  <w:top w:val="single" w:sz="4" w:space="0" w:color="000000"/>
                  <w:left w:val="single" w:sz="4" w:space="0" w:color="000000"/>
                  <w:bottom w:val="single" w:sz="4" w:space="0" w:color="000000"/>
                  <w:right w:val="single" w:sz="4" w:space="0" w:color="000000"/>
                </w:tcBorders>
              </w:tcPr>
            </w:tcPrChange>
          </w:tcPr>
          <w:p w14:paraId="3E52BC54" w14:textId="18986500" w:rsidR="008A4F87" w:rsidRPr="00302AD4" w:rsidRDefault="008A4F87" w:rsidP="008A4F87">
            <w:pPr>
              <w:spacing w:line="240" w:lineRule="auto"/>
              <w:ind w:left="6"/>
              <w:rPr>
                <w:rFonts w:ascii="Arial" w:hAnsi="Arial" w:cs="Arial"/>
                <w:sz w:val="16"/>
                <w:szCs w:val="16"/>
                <w:rPrChange w:id="493" w:author="MSAR LEGAL" w:date="2025-04-14T10:18:00Z" w16du:dateUtc="2025-04-14T02:18:00Z">
                  <w:rPr/>
                </w:rPrChange>
              </w:rPr>
            </w:pPr>
            <w:r w:rsidRPr="00302AD4">
              <w:rPr>
                <w:rFonts w:ascii="Arial" w:hAnsi="Arial" w:cs="Arial"/>
                <w:sz w:val="16"/>
                <w:szCs w:val="16"/>
                <w:rPrChange w:id="494" w:author="MSAR LEGAL" w:date="2025-04-14T10:18:00Z" w16du:dateUtc="2025-04-14T02:18:00Z">
                  <w:rPr>
                    <w:sz w:val="20"/>
                  </w:rPr>
                </w:rPrChange>
              </w:rPr>
              <w:t xml:space="preserve"> </w:t>
            </w:r>
          </w:p>
        </w:tc>
        <w:tc>
          <w:tcPr>
            <w:tcW w:w="1560" w:type="dxa"/>
            <w:tcBorders>
              <w:top w:val="single" w:sz="4" w:space="0" w:color="000000"/>
              <w:left w:val="single" w:sz="4" w:space="0" w:color="000000"/>
              <w:bottom w:val="single" w:sz="4" w:space="0" w:color="000000"/>
              <w:right w:val="single" w:sz="4" w:space="0" w:color="000000"/>
            </w:tcBorders>
            <w:tcPrChange w:id="495" w:author="MKS CQS [2]" w:date="2025-04-15T14:17:00Z" w16du:dateUtc="2025-04-15T06:17:00Z">
              <w:tcPr>
                <w:tcW w:w="1560" w:type="dxa"/>
                <w:gridSpan w:val="5"/>
                <w:tcBorders>
                  <w:top w:val="single" w:sz="4" w:space="0" w:color="000000"/>
                  <w:left w:val="single" w:sz="4" w:space="0" w:color="000000"/>
                  <w:bottom w:val="single" w:sz="4" w:space="0" w:color="000000"/>
                  <w:right w:val="single" w:sz="4" w:space="0" w:color="000000"/>
                </w:tcBorders>
              </w:tcPr>
            </w:tcPrChange>
          </w:tcPr>
          <w:p w14:paraId="070FC520" w14:textId="77777777" w:rsidR="008A4F87" w:rsidRPr="00302AD4" w:rsidRDefault="008A4F87" w:rsidP="008A4F87">
            <w:pPr>
              <w:spacing w:line="240" w:lineRule="auto"/>
              <w:ind w:left="4"/>
              <w:rPr>
                <w:rFonts w:ascii="Arial" w:hAnsi="Arial" w:cs="Arial"/>
                <w:sz w:val="16"/>
                <w:szCs w:val="16"/>
                <w:rPrChange w:id="496" w:author="MSAR LEGAL" w:date="2025-04-14T10:18:00Z" w16du:dateUtc="2025-04-14T02:18:00Z">
                  <w:rPr/>
                </w:rPrChange>
              </w:rPr>
            </w:pPr>
            <w:r w:rsidRPr="00302AD4">
              <w:rPr>
                <w:rFonts w:ascii="Arial" w:hAnsi="Arial" w:cs="Arial"/>
                <w:sz w:val="16"/>
                <w:szCs w:val="16"/>
                <w:rPrChange w:id="497" w:author="MSAR LEGAL" w:date="2025-04-14T10:18:00Z" w16du:dateUtc="2025-04-14T02:18:00Z">
                  <w:rPr>
                    <w:sz w:val="20"/>
                  </w:rPr>
                </w:rPrChange>
              </w:rPr>
              <w:t xml:space="preserve"> </w:t>
            </w:r>
          </w:p>
        </w:tc>
        <w:tc>
          <w:tcPr>
            <w:tcW w:w="2413" w:type="dxa"/>
            <w:tcBorders>
              <w:top w:val="single" w:sz="4" w:space="0" w:color="000000"/>
              <w:left w:val="single" w:sz="4" w:space="0" w:color="000000"/>
              <w:bottom w:val="single" w:sz="4" w:space="0" w:color="000000"/>
              <w:right w:val="single" w:sz="4" w:space="0" w:color="000000"/>
            </w:tcBorders>
            <w:tcPrChange w:id="498" w:author="MKS CQS [2]" w:date="2025-04-15T14:17:00Z" w16du:dateUtc="2025-04-15T06:17:00Z">
              <w:tcPr>
                <w:tcW w:w="2413" w:type="dxa"/>
                <w:gridSpan w:val="5"/>
                <w:tcBorders>
                  <w:top w:val="single" w:sz="4" w:space="0" w:color="000000"/>
                  <w:left w:val="single" w:sz="4" w:space="0" w:color="000000"/>
                  <w:bottom w:val="single" w:sz="4" w:space="0" w:color="000000"/>
                  <w:right w:val="single" w:sz="4" w:space="0" w:color="000000"/>
                </w:tcBorders>
              </w:tcPr>
            </w:tcPrChange>
          </w:tcPr>
          <w:p w14:paraId="030A119A" w14:textId="77777777" w:rsidR="008A4F87" w:rsidRPr="00302AD4" w:rsidRDefault="008A4F87" w:rsidP="008A4F87">
            <w:pPr>
              <w:spacing w:line="240" w:lineRule="auto"/>
              <w:ind w:left="4"/>
              <w:rPr>
                <w:rFonts w:ascii="Arial" w:hAnsi="Arial" w:cs="Arial"/>
                <w:sz w:val="16"/>
                <w:szCs w:val="16"/>
                <w:rPrChange w:id="499" w:author="MSAR LEGAL" w:date="2025-04-14T10:18:00Z" w16du:dateUtc="2025-04-14T02:18:00Z">
                  <w:rPr/>
                </w:rPrChange>
              </w:rPr>
            </w:pPr>
            <w:r w:rsidRPr="00302AD4">
              <w:rPr>
                <w:rFonts w:ascii="Arial" w:hAnsi="Arial" w:cs="Arial"/>
                <w:sz w:val="16"/>
                <w:szCs w:val="16"/>
                <w:rPrChange w:id="500" w:author="MSAR LEGAL" w:date="2025-04-14T10:18:00Z" w16du:dateUtc="2025-04-14T02:18:00Z">
                  <w:rPr>
                    <w:sz w:val="20"/>
                  </w:rPr>
                </w:rPrChange>
              </w:rPr>
              <w:t xml:space="preserve"> </w:t>
            </w:r>
          </w:p>
        </w:tc>
      </w:tr>
      <w:tr w:rsidR="009A2F73" w:rsidRPr="00302AD4" w14:paraId="20AAB1A7" w14:textId="77777777" w:rsidTr="00D74BB6">
        <w:trPr>
          <w:gridAfter w:val="3"/>
          <w:wAfter w:w="11743" w:type="dxa"/>
          <w:trHeight w:val="254"/>
          <w:ins w:id="501" w:author="MKS CQS" w:date="2025-04-15T12:32:00Z"/>
          <w:trPrChange w:id="502" w:author="MKS CQS [2]" w:date="2025-04-15T14:17:00Z" w16du:dateUtc="2025-04-15T06:17:00Z">
            <w:trPr>
              <w:gridBefore w:val="1"/>
              <w:gridAfter w:val="3"/>
              <w:wAfter w:w="11741" w:type="dxa"/>
              <w:trHeight w:val="254"/>
            </w:trPr>
          </w:trPrChange>
        </w:trPr>
        <w:tc>
          <w:tcPr>
            <w:tcW w:w="1828" w:type="dxa"/>
            <w:tcBorders>
              <w:top w:val="single" w:sz="4" w:space="0" w:color="000000"/>
              <w:left w:val="single" w:sz="4" w:space="0" w:color="000000"/>
              <w:bottom w:val="single" w:sz="4" w:space="0" w:color="000000"/>
              <w:right w:val="single" w:sz="4" w:space="0" w:color="auto"/>
            </w:tcBorders>
            <w:tcPrChange w:id="503" w:author="MKS CQS [2]" w:date="2025-04-15T14:17:00Z" w16du:dateUtc="2025-04-15T06:17:00Z">
              <w:tcPr>
                <w:tcW w:w="1829" w:type="dxa"/>
                <w:gridSpan w:val="3"/>
                <w:tcBorders>
                  <w:top w:val="single" w:sz="4" w:space="0" w:color="000000"/>
                  <w:left w:val="single" w:sz="4" w:space="0" w:color="000000"/>
                  <w:bottom w:val="single" w:sz="4" w:space="0" w:color="000000"/>
                  <w:right w:val="single" w:sz="4" w:space="0" w:color="auto"/>
                </w:tcBorders>
              </w:tcPr>
            </w:tcPrChange>
          </w:tcPr>
          <w:p w14:paraId="5C30CF61" w14:textId="77777777" w:rsidR="009A2F73" w:rsidRPr="009A2F73" w:rsidRDefault="009A2F73" w:rsidP="008A4F87">
            <w:pPr>
              <w:spacing w:line="240" w:lineRule="auto"/>
              <w:ind w:left="5"/>
              <w:rPr>
                <w:ins w:id="504" w:author="MKS CQS" w:date="2025-04-15T12:32:00Z" w16du:dateUtc="2025-04-15T04:32:00Z"/>
                <w:rFonts w:ascii="Arial" w:hAnsi="Arial" w:cs="Arial"/>
                <w:sz w:val="16"/>
                <w:szCs w:val="16"/>
              </w:rPr>
            </w:pPr>
          </w:p>
        </w:tc>
        <w:tc>
          <w:tcPr>
            <w:tcW w:w="2704" w:type="dxa"/>
            <w:gridSpan w:val="5"/>
            <w:tcBorders>
              <w:top w:val="single" w:sz="4" w:space="0" w:color="000000"/>
              <w:left w:val="single" w:sz="4" w:space="0" w:color="auto"/>
              <w:bottom w:val="single" w:sz="4" w:space="0" w:color="000000"/>
              <w:right w:val="single" w:sz="4" w:space="0" w:color="000000"/>
            </w:tcBorders>
            <w:tcPrChange w:id="505" w:author="MKS CQS [2]" w:date="2025-04-15T14:17:00Z" w16du:dateUtc="2025-04-15T06:17:00Z">
              <w:tcPr>
                <w:tcW w:w="2705" w:type="dxa"/>
                <w:gridSpan w:val="12"/>
                <w:tcBorders>
                  <w:top w:val="single" w:sz="4" w:space="0" w:color="000000"/>
                  <w:left w:val="single" w:sz="4" w:space="0" w:color="auto"/>
                  <w:bottom w:val="single" w:sz="4" w:space="0" w:color="000000"/>
                  <w:right w:val="single" w:sz="4" w:space="0" w:color="000000"/>
                </w:tcBorders>
              </w:tcPr>
            </w:tcPrChange>
          </w:tcPr>
          <w:p w14:paraId="5790B09A" w14:textId="77777777" w:rsidR="009A2F73" w:rsidRPr="009A2F73" w:rsidRDefault="009A2F73" w:rsidP="008A4F87">
            <w:pPr>
              <w:spacing w:line="240" w:lineRule="auto"/>
              <w:rPr>
                <w:ins w:id="506" w:author="MKS CQS" w:date="2025-04-15T12:32:00Z" w16du:dateUtc="2025-04-15T04:32:00Z"/>
                <w:rFonts w:ascii="Arial" w:hAnsi="Arial" w:cs="Arial"/>
                <w:sz w:val="16"/>
                <w:szCs w:val="16"/>
              </w:rPr>
            </w:pPr>
          </w:p>
        </w:tc>
        <w:tc>
          <w:tcPr>
            <w:tcW w:w="1844" w:type="dxa"/>
            <w:gridSpan w:val="4"/>
            <w:tcBorders>
              <w:top w:val="single" w:sz="4" w:space="0" w:color="000000"/>
              <w:left w:val="single" w:sz="4" w:space="0" w:color="000000"/>
              <w:bottom w:val="single" w:sz="4" w:space="0" w:color="000000"/>
              <w:right w:val="single" w:sz="4" w:space="0" w:color="000000"/>
            </w:tcBorders>
            <w:tcPrChange w:id="507" w:author="MKS CQS [2]" w:date="2025-04-15T14:17:00Z" w16du:dateUtc="2025-04-15T06:17:00Z">
              <w:tcPr>
                <w:tcW w:w="1844" w:type="dxa"/>
                <w:gridSpan w:val="6"/>
                <w:tcBorders>
                  <w:top w:val="single" w:sz="4" w:space="0" w:color="000000"/>
                  <w:left w:val="single" w:sz="4" w:space="0" w:color="000000"/>
                  <w:bottom w:val="single" w:sz="4" w:space="0" w:color="000000"/>
                  <w:right w:val="single" w:sz="4" w:space="0" w:color="000000"/>
                </w:tcBorders>
              </w:tcPr>
            </w:tcPrChange>
          </w:tcPr>
          <w:p w14:paraId="64D3E127" w14:textId="77777777" w:rsidR="009A2F73" w:rsidRPr="009A2F73" w:rsidRDefault="009A2F73" w:rsidP="008A4F87">
            <w:pPr>
              <w:spacing w:line="240" w:lineRule="auto"/>
              <w:ind w:left="6"/>
              <w:rPr>
                <w:ins w:id="508" w:author="MKS CQS" w:date="2025-04-15T12:32:00Z" w16du:dateUtc="2025-04-15T04:32:00Z"/>
                <w:rFonts w:ascii="Arial" w:hAnsi="Arial" w:cs="Arial"/>
                <w:sz w:val="16"/>
                <w:szCs w:val="16"/>
              </w:rPr>
            </w:pPr>
          </w:p>
        </w:tc>
        <w:tc>
          <w:tcPr>
            <w:tcW w:w="1560" w:type="dxa"/>
            <w:tcBorders>
              <w:top w:val="single" w:sz="4" w:space="0" w:color="000000"/>
              <w:left w:val="single" w:sz="4" w:space="0" w:color="000000"/>
              <w:bottom w:val="single" w:sz="4" w:space="0" w:color="000000"/>
              <w:right w:val="single" w:sz="4" w:space="0" w:color="000000"/>
            </w:tcBorders>
            <w:tcPrChange w:id="509" w:author="MKS CQS [2]" w:date="2025-04-15T14:17:00Z" w16du:dateUtc="2025-04-15T06:17:00Z">
              <w:tcPr>
                <w:tcW w:w="1560" w:type="dxa"/>
                <w:gridSpan w:val="5"/>
                <w:tcBorders>
                  <w:top w:val="single" w:sz="4" w:space="0" w:color="000000"/>
                  <w:left w:val="single" w:sz="4" w:space="0" w:color="000000"/>
                  <w:bottom w:val="single" w:sz="4" w:space="0" w:color="000000"/>
                  <w:right w:val="single" w:sz="4" w:space="0" w:color="000000"/>
                </w:tcBorders>
              </w:tcPr>
            </w:tcPrChange>
          </w:tcPr>
          <w:p w14:paraId="2F7193DF" w14:textId="77777777" w:rsidR="009A2F73" w:rsidRPr="009A2F73" w:rsidRDefault="009A2F73" w:rsidP="008A4F87">
            <w:pPr>
              <w:spacing w:line="240" w:lineRule="auto"/>
              <w:ind w:left="4"/>
              <w:rPr>
                <w:ins w:id="510" w:author="MKS CQS" w:date="2025-04-15T12:32:00Z" w16du:dateUtc="2025-04-15T04:32:00Z"/>
                <w:rFonts w:ascii="Arial" w:hAnsi="Arial" w:cs="Arial"/>
                <w:sz w:val="16"/>
                <w:szCs w:val="16"/>
              </w:rPr>
            </w:pPr>
          </w:p>
        </w:tc>
        <w:tc>
          <w:tcPr>
            <w:tcW w:w="2413" w:type="dxa"/>
            <w:tcBorders>
              <w:top w:val="single" w:sz="4" w:space="0" w:color="000000"/>
              <w:left w:val="single" w:sz="4" w:space="0" w:color="000000"/>
              <w:bottom w:val="single" w:sz="4" w:space="0" w:color="000000"/>
              <w:right w:val="single" w:sz="4" w:space="0" w:color="000000"/>
            </w:tcBorders>
            <w:tcPrChange w:id="511" w:author="MKS CQS [2]" w:date="2025-04-15T14:17:00Z" w16du:dateUtc="2025-04-15T06:17:00Z">
              <w:tcPr>
                <w:tcW w:w="2413" w:type="dxa"/>
                <w:gridSpan w:val="5"/>
                <w:tcBorders>
                  <w:top w:val="single" w:sz="4" w:space="0" w:color="000000"/>
                  <w:left w:val="single" w:sz="4" w:space="0" w:color="000000"/>
                  <w:bottom w:val="single" w:sz="4" w:space="0" w:color="000000"/>
                  <w:right w:val="single" w:sz="4" w:space="0" w:color="000000"/>
                </w:tcBorders>
              </w:tcPr>
            </w:tcPrChange>
          </w:tcPr>
          <w:p w14:paraId="3342B1C5" w14:textId="77777777" w:rsidR="009A2F73" w:rsidRPr="009A2F73" w:rsidRDefault="009A2F73" w:rsidP="008A4F87">
            <w:pPr>
              <w:spacing w:line="240" w:lineRule="auto"/>
              <w:ind w:left="4"/>
              <w:rPr>
                <w:ins w:id="512" w:author="MKS CQS" w:date="2025-04-15T12:32:00Z" w16du:dateUtc="2025-04-15T04:32:00Z"/>
                <w:rFonts w:ascii="Arial" w:hAnsi="Arial" w:cs="Arial"/>
                <w:sz w:val="16"/>
                <w:szCs w:val="16"/>
              </w:rPr>
            </w:pPr>
          </w:p>
        </w:tc>
      </w:tr>
      <w:tr w:rsidR="009A2F73" w:rsidRPr="00302AD4" w14:paraId="57E16FD1" w14:textId="77777777" w:rsidTr="00D74BB6">
        <w:trPr>
          <w:gridAfter w:val="3"/>
          <w:wAfter w:w="11743" w:type="dxa"/>
          <w:trHeight w:val="254"/>
          <w:ins w:id="513" w:author="MKS CQS" w:date="2025-04-15T12:32:00Z"/>
          <w:trPrChange w:id="514" w:author="MKS CQS [2]" w:date="2025-04-15T14:17:00Z" w16du:dateUtc="2025-04-15T06:17:00Z">
            <w:trPr>
              <w:gridBefore w:val="1"/>
              <w:gridAfter w:val="3"/>
              <w:wAfter w:w="11741" w:type="dxa"/>
              <w:trHeight w:val="254"/>
            </w:trPr>
          </w:trPrChange>
        </w:trPr>
        <w:tc>
          <w:tcPr>
            <w:tcW w:w="1828" w:type="dxa"/>
            <w:tcBorders>
              <w:top w:val="single" w:sz="4" w:space="0" w:color="000000"/>
              <w:left w:val="single" w:sz="4" w:space="0" w:color="000000"/>
              <w:bottom w:val="single" w:sz="4" w:space="0" w:color="000000"/>
              <w:right w:val="single" w:sz="4" w:space="0" w:color="auto"/>
            </w:tcBorders>
            <w:tcPrChange w:id="515" w:author="MKS CQS [2]" w:date="2025-04-15T14:17:00Z" w16du:dateUtc="2025-04-15T06:17:00Z">
              <w:tcPr>
                <w:tcW w:w="1829" w:type="dxa"/>
                <w:gridSpan w:val="3"/>
                <w:tcBorders>
                  <w:top w:val="single" w:sz="4" w:space="0" w:color="000000"/>
                  <w:left w:val="single" w:sz="4" w:space="0" w:color="000000"/>
                  <w:bottom w:val="single" w:sz="4" w:space="0" w:color="000000"/>
                  <w:right w:val="single" w:sz="4" w:space="0" w:color="auto"/>
                </w:tcBorders>
              </w:tcPr>
            </w:tcPrChange>
          </w:tcPr>
          <w:p w14:paraId="5524E899" w14:textId="77777777" w:rsidR="009A2F73" w:rsidRPr="009A2F73" w:rsidRDefault="009A2F73" w:rsidP="008A4F87">
            <w:pPr>
              <w:spacing w:line="240" w:lineRule="auto"/>
              <w:ind w:left="5"/>
              <w:rPr>
                <w:ins w:id="516" w:author="MKS CQS" w:date="2025-04-15T12:32:00Z" w16du:dateUtc="2025-04-15T04:32:00Z"/>
                <w:rFonts w:ascii="Arial" w:hAnsi="Arial" w:cs="Arial"/>
                <w:sz w:val="16"/>
                <w:szCs w:val="16"/>
              </w:rPr>
            </w:pPr>
          </w:p>
        </w:tc>
        <w:tc>
          <w:tcPr>
            <w:tcW w:w="2704" w:type="dxa"/>
            <w:gridSpan w:val="5"/>
            <w:tcBorders>
              <w:top w:val="single" w:sz="4" w:space="0" w:color="000000"/>
              <w:left w:val="single" w:sz="4" w:space="0" w:color="auto"/>
              <w:bottom w:val="single" w:sz="4" w:space="0" w:color="000000"/>
              <w:right w:val="single" w:sz="4" w:space="0" w:color="000000"/>
            </w:tcBorders>
            <w:tcPrChange w:id="517" w:author="MKS CQS [2]" w:date="2025-04-15T14:17:00Z" w16du:dateUtc="2025-04-15T06:17:00Z">
              <w:tcPr>
                <w:tcW w:w="2705" w:type="dxa"/>
                <w:gridSpan w:val="12"/>
                <w:tcBorders>
                  <w:top w:val="single" w:sz="4" w:space="0" w:color="000000"/>
                  <w:left w:val="single" w:sz="4" w:space="0" w:color="auto"/>
                  <w:bottom w:val="single" w:sz="4" w:space="0" w:color="000000"/>
                  <w:right w:val="single" w:sz="4" w:space="0" w:color="000000"/>
                </w:tcBorders>
              </w:tcPr>
            </w:tcPrChange>
          </w:tcPr>
          <w:p w14:paraId="03FC2767" w14:textId="77777777" w:rsidR="009A2F73" w:rsidRPr="009A2F73" w:rsidRDefault="009A2F73" w:rsidP="008A4F87">
            <w:pPr>
              <w:spacing w:line="240" w:lineRule="auto"/>
              <w:rPr>
                <w:ins w:id="518" w:author="MKS CQS" w:date="2025-04-15T12:32:00Z" w16du:dateUtc="2025-04-15T04:32:00Z"/>
                <w:rFonts w:ascii="Arial" w:hAnsi="Arial" w:cs="Arial"/>
                <w:sz w:val="16"/>
                <w:szCs w:val="16"/>
              </w:rPr>
            </w:pPr>
          </w:p>
        </w:tc>
        <w:tc>
          <w:tcPr>
            <w:tcW w:w="1844" w:type="dxa"/>
            <w:gridSpan w:val="4"/>
            <w:tcBorders>
              <w:top w:val="single" w:sz="4" w:space="0" w:color="000000"/>
              <w:left w:val="single" w:sz="4" w:space="0" w:color="000000"/>
              <w:bottom w:val="single" w:sz="4" w:space="0" w:color="000000"/>
              <w:right w:val="single" w:sz="4" w:space="0" w:color="000000"/>
            </w:tcBorders>
            <w:tcPrChange w:id="519" w:author="MKS CQS [2]" w:date="2025-04-15T14:17:00Z" w16du:dateUtc="2025-04-15T06:17:00Z">
              <w:tcPr>
                <w:tcW w:w="1844" w:type="dxa"/>
                <w:gridSpan w:val="6"/>
                <w:tcBorders>
                  <w:top w:val="single" w:sz="4" w:space="0" w:color="000000"/>
                  <w:left w:val="single" w:sz="4" w:space="0" w:color="000000"/>
                  <w:bottom w:val="single" w:sz="4" w:space="0" w:color="000000"/>
                  <w:right w:val="single" w:sz="4" w:space="0" w:color="000000"/>
                </w:tcBorders>
              </w:tcPr>
            </w:tcPrChange>
          </w:tcPr>
          <w:p w14:paraId="7B804A85" w14:textId="77777777" w:rsidR="009A2F73" w:rsidRPr="009A2F73" w:rsidRDefault="009A2F73" w:rsidP="008A4F87">
            <w:pPr>
              <w:spacing w:line="240" w:lineRule="auto"/>
              <w:ind w:left="6"/>
              <w:rPr>
                <w:ins w:id="520" w:author="MKS CQS" w:date="2025-04-15T12:32:00Z" w16du:dateUtc="2025-04-15T04:32:00Z"/>
                <w:rFonts w:ascii="Arial" w:hAnsi="Arial" w:cs="Arial"/>
                <w:sz w:val="16"/>
                <w:szCs w:val="16"/>
              </w:rPr>
            </w:pPr>
          </w:p>
        </w:tc>
        <w:tc>
          <w:tcPr>
            <w:tcW w:w="1560" w:type="dxa"/>
            <w:tcBorders>
              <w:top w:val="single" w:sz="4" w:space="0" w:color="000000"/>
              <w:left w:val="single" w:sz="4" w:space="0" w:color="000000"/>
              <w:bottom w:val="single" w:sz="4" w:space="0" w:color="000000"/>
              <w:right w:val="single" w:sz="4" w:space="0" w:color="000000"/>
            </w:tcBorders>
            <w:tcPrChange w:id="521" w:author="MKS CQS [2]" w:date="2025-04-15T14:17:00Z" w16du:dateUtc="2025-04-15T06:17:00Z">
              <w:tcPr>
                <w:tcW w:w="1560" w:type="dxa"/>
                <w:gridSpan w:val="5"/>
                <w:tcBorders>
                  <w:top w:val="single" w:sz="4" w:space="0" w:color="000000"/>
                  <w:left w:val="single" w:sz="4" w:space="0" w:color="000000"/>
                  <w:bottom w:val="single" w:sz="4" w:space="0" w:color="000000"/>
                  <w:right w:val="single" w:sz="4" w:space="0" w:color="000000"/>
                </w:tcBorders>
              </w:tcPr>
            </w:tcPrChange>
          </w:tcPr>
          <w:p w14:paraId="03B7C1B0" w14:textId="77777777" w:rsidR="009A2F73" w:rsidRPr="009A2F73" w:rsidRDefault="009A2F73" w:rsidP="008A4F87">
            <w:pPr>
              <w:spacing w:line="240" w:lineRule="auto"/>
              <w:ind w:left="4"/>
              <w:rPr>
                <w:ins w:id="522" w:author="MKS CQS" w:date="2025-04-15T12:32:00Z" w16du:dateUtc="2025-04-15T04:32:00Z"/>
                <w:rFonts w:ascii="Arial" w:hAnsi="Arial" w:cs="Arial"/>
                <w:sz w:val="16"/>
                <w:szCs w:val="16"/>
              </w:rPr>
            </w:pPr>
          </w:p>
        </w:tc>
        <w:tc>
          <w:tcPr>
            <w:tcW w:w="2413" w:type="dxa"/>
            <w:tcBorders>
              <w:top w:val="single" w:sz="4" w:space="0" w:color="000000"/>
              <w:left w:val="single" w:sz="4" w:space="0" w:color="000000"/>
              <w:bottom w:val="single" w:sz="4" w:space="0" w:color="000000"/>
              <w:right w:val="single" w:sz="4" w:space="0" w:color="000000"/>
            </w:tcBorders>
            <w:tcPrChange w:id="523" w:author="MKS CQS [2]" w:date="2025-04-15T14:17:00Z" w16du:dateUtc="2025-04-15T06:17:00Z">
              <w:tcPr>
                <w:tcW w:w="2413" w:type="dxa"/>
                <w:gridSpan w:val="5"/>
                <w:tcBorders>
                  <w:top w:val="single" w:sz="4" w:space="0" w:color="000000"/>
                  <w:left w:val="single" w:sz="4" w:space="0" w:color="000000"/>
                  <w:bottom w:val="single" w:sz="4" w:space="0" w:color="000000"/>
                  <w:right w:val="single" w:sz="4" w:space="0" w:color="000000"/>
                </w:tcBorders>
              </w:tcPr>
            </w:tcPrChange>
          </w:tcPr>
          <w:p w14:paraId="3B8E29AC" w14:textId="77777777" w:rsidR="009A2F73" w:rsidRPr="009A2F73" w:rsidRDefault="009A2F73" w:rsidP="008A4F87">
            <w:pPr>
              <w:spacing w:line="240" w:lineRule="auto"/>
              <w:ind w:left="4"/>
              <w:rPr>
                <w:ins w:id="524" w:author="MKS CQS" w:date="2025-04-15T12:32:00Z" w16du:dateUtc="2025-04-15T04:32:00Z"/>
                <w:rFonts w:ascii="Arial" w:hAnsi="Arial" w:cs="Arial"/>
                <w:sz w:val="16"/>
                <w:szCs w:val="16"/>
              </w:rPr>
            </w:pPr>
          </w:p>
        </w:tc>
      </w:tr>
      <w:tr w:rsidR="00D74BB6" w:rsidRPr="00302AD4" w14:paraId="59A75CAA" w14:textId="77777777" w:rsidTr="00D74BB6">
        <w:trPr>
          <w:gridAfter w:val="3"/>
          <w:wAfter w:w="11743" w:type="dxa"/>
          <w:trHeight w:val="254"/>
          <w:ins w:id="525" w:author="MKS CQS [2]" w:date="2025-04-15T14:17:00Z"/>
        </w:trPr>
        <w:tc>
          <w:tcPr>
            <w:tcW w:w="1828" w:type="dxa"/>
            <w:tcBorders>
              <w:top w:val="single" w:sz="4" w:space="0" w:color="000000"/>
              <w:left w:val="single" w:sz="4" w:space="0" w:color="000000"/>
              <w:bottom w:val="single" w:sz="4" w:space="0" w:color="000000"/>
              <w:right w:val="single" w:sz="4" w:space="0" w:color="auto"/>
            </w:tcBorders>
          </w:tcPr>
          <w:p w14:paraId="50189298" w14:textId="77777777" w:rsidR="00D74BB6" w:rsidRPr="009A2F73" w:rsidRDefault="00D74BB6" w:rsidP="008A4F87">
            <w:pPr>
              <w:spacing w:line="240" w:lineRule="auto"/>
              <w:ind w:left="5"/>
              <w:rPr>
                <w:ins w:id="526" w:author="MKS CQS [2]" w:date="2025-04-15T14:17:00Z" w16du:dateUtc="2025-04-15T06:17:00Z"/>
                <w:rFonts w:ascii="Arial" w:hAnsi="Arial" w:cs="Arial"/>
                <w:sz w:val="16"/>
                <w:szCs w:val="16"/>
              </w:rPr>
            </w:pPr>
          </w:p>
        </w:tc>
        <w:tc>
          <w:tcPr>
            <w:tcW w:w="2704" w:type="dxa"/>
            <w:gridSpan w:val="5"/>
            <w:tcBorders>
              <w:top w:val="single" w:sz="4" w:space="0" w:color="000000"/>
              <w:left w:val="single" w:sz="4" w:space="0" w:color="auto"/>
              <w:bottom w:val="single" w:sz="4" w:space="0" w:color="000000"/>
              <w:right w:val="single" w:sz="4" w:space="0" w:color="000000"/>
            </w:tcBorders>
          </w:tcPr>
          <w:p w14:paraId="59BCB014" w14:textId="77777777" w:rsidR="00D74BB6" w:rsidRPr="009A2F73" w:rsidRDefault="00D74BB6" w:rsidP="008A4F87">
            <w:pPr>
              <w:spacing w:line="240" w:lineRule="auto"/>
              <w:rPr>
                <w:ins w:id="527" w:author="MKS CQS [2]" w:date="2025-04-15T14:17:00Z" w16du:dateUtc="2025-04-15T06:17:00Z"/>
                <w:rFonts w:ascii="Arial" w:hAnsi="Arial" w:cs="Arial"/>
                <w:sz w:val="16"/>
                <w:szCs w:val="16"/>
              </w:rPr>
            </w:pPr>
          </w:p>
        </w:tc>
        <w:tc>
          <w:tcPr>
            <w:tcW w:w="1844" w:type="dxa"/>
            <w:gridSpan w:val="4"/>
            <w:tcBorders>
              <w:top w:val="single" w:sz="4" w:space="0" w:color="000000"/>
              <w:left w:val="single" w:sz="4" w:space="0" w:color="000000"/>
              <w:bottom w:val="single" w:sz="4" w:space="0" w:color="000000"/>
              <w:right w:val="single" w:sz="4" w:space="0" w:color="000000"/>
            </w:tcBorders>
          </w:tcPr>
          <w:p w14:paraId="36BBC775" w14:textId="77777777" w:rsidR="00D74BB6" w:rsidRPr="009A2F73" w:rsidRDefault="00D74BB6" w:rsidP="008A4F87">
            <w:pPr>
              <w:spacing w:line="240" w:lineRule="auto"/>
              <w:ind w:left="6"/>
              <w:rPr>
                <w:ins w:id="528" w:author="MKS CQS [2]" w:date="2025-04-15T14:17:00Z" w16du:dateUtc="2025-04-15T06:17:00Z"/>
                <w:rFonts w:ascii="Arial" w:hAnsi="Arial" w:cs="Arial"/>
                <w:sz w:val="16"/>
                <w:szCs w:val="16"/>
              </w:rPr>
            </w:pPr>
          </w:p>
        </w:tc>
        <w:tc>
          <w:tcPr>
            <w:tcW w:w="1560" w:type="dxa"/>
            <w:tcBorders>
              <w:top w:val="single" w:sz="4" w:space="0" w:color="000000"/>
              <w:left w:val="single" w:sz="4" w:space="0" w:color="000000"/>
              <w:bottom w:val="single" w:sz="4" w:space="0" w:color="000000"/>
              <w:right w:val="single" w:sz="4" w:space="0" w:color="000000"/>
            </w:tcBorders>
          </w:tcPr>
          <w:p w14:paraId="5CDFA553" w14:textId="77777777" w:rsidR="00D74BB6" w:rsidRPr="009A2F73" w:rsidRDefault="00D74BB6" w:rsidP="008A4F87">
            <w:pPr>
              <w:spacing w:line="240" w:lineRule="auto"/>
              <w:ind w:left="4"/>
              <w:rPr>
                <w:ins w:id="529" w:author="MKS CQS [2]" w:date="2025-04-15T14:17:00Z" w16du:dateUtc="2025-04-15T06:17:00Z"/>
                <w:rFonts w:ascii="Arial" w:hAnsi="Arial" w:cs="Arial"/>
                <w:sz w:val="16"/>
                <w:szCs w:val="16"/>
              </w:rPr>
            </w:pPr>
          </w:p>
        </w:tc>
        <w:tc>
          <w:tcPr>
            <w:tcW w:w="2413" w:type="dxa"/>
            <w:tcBorders>
              <w:top w:val="single" w:sz="4" w:space="0" w:color="000000"/>
              <w:left w:val="single" w:sz="4" w:space="0" w:color="000000"/>
              <w:bottom w:val="single" w:sz="4" w:space="0" w:color="000000"/>
              <w:right w:val="single" w:sz="4" w:space="0" w:color="000000"/>
            </w:tcBorders>
          </w:tcPr>
          <w:p w14:paraId="0AD6487B" w14:textId="77777777" w:rsidR="00D74BB6" w:rsidRPr="009A2F73" w:rsidRDefault="00D74BB6" w:rsidP="008A4F87">
            <w:pPr>
              <w:spacing w:line="240" w:lineRule="auto"/>
              <w:ind w:left="4"/>
              <w:rPr>
                <w:ins w:id="530" w:author="MKS CQS [2]" w:date="2025-04-15T14:17:00Z" w16du:dateUtc="2025-04-15T06:17:00Z"/>
                <w:rFonts w:ascii="Arial" w:hAnsi="Arial" w:cs="Arial"/>
                <w:sz w:val="16"/>
                <w:szCs w:val="16"/>
              </w:rPr>
            </w:pPr>
          </w:p>
        </w:tc>
      </w:tr>
      <w:tr w:rsidR="008A4F87" w:rsidRPr="00302AD4" w14:paraId="64D2D313" w14:textId="77777777" w:rsidTr="00D74BB6">
        <w:trPr>
          <w:gridAfter w:val="3"/>
          <w:wAfter w:w="11743" w:type="dxa"/>
          <w:trHeight w:val="254"/>
          <w:ins w:id="531" w:author="MSAR LEGAL" w:date="2025-04-14T09:45:00Z"/>
          <w:trPrChange w:id="532" w:author="MKS CQS [2]" w:date="2025-04-15T14:17:00Z" w16du:dateUtc="2025-04-15T06:17:00Z">
            <w:trPr>
              <w:gridBefore w:val="1"/>
              <w:gridAfter w:val="3"/>
              <w:wAfter w:w="11741" w:type="dxa"/>
              <w:trHeight w:val="254"/>
            </w:trPr>
          </w:trPrChange>
        </w:trPr>
        <w:tc>
          <w:tcPr>
            <w:tcW w:w="1828" w:type="dxa"/>
            <w:tcBorders>
              <w:top w:val="single" w:sz="4" w:space="0" w:color="000000"/>
              <w:left w:val="single" w:sz="4" w:space="0" w:color="000000"/>
              <w:bottom w:val="single" w:sz="4" w:space="0" w:color="000000"/>
              <w:right w:val="single" w:sz="4" w:space="0" w:color="auto"/>
            </w:tcBorders>
            <w:tcPrChange w:id="533" w:author="MKS CQS [2]" w:date="2025-04-15T14:17:00Z" w16du:dateUtc="2025-04-15T06:17:00Z">
              <w:tcPr>
                <w:tcW w:w="1829" w:type="dxa"/>
                <w:gridSpan w:val="3"/>
                <w:tcBorders>
                  <w:top w:val="single" w:sz="4" w:space="0" w:color="000000"/>
                  <w:left w:val="single" w:sz="4" w:space="0" w:color="000000"/>
                  <w:bottom w:val="single" w:sz="4" w:space="0" w:color="000000"/>
                  <w:right w:val="single" w:sz="4" w:space="0" w:color="auto"/>
                </w:tcBorders>
              </w:tcPr>
            </w:tcPrChange>
          </w:tcPr>
          <w:p w14:paraId="1AED259C" w14:textId="77777777" w:rsidR="008A4F87" w:rsidRPr="00302AD4" w:rsidRDefault="008A4F87" w:rsidP="008A4F87">
            <w:pPr>
              <w:spacing w:line="240" w:lineRule="auto"/>
              <w:ind w:left="5"/>
              <w:rPr>
                <w:ins w:id="534" w:author="MSAR LEGAL" w:date="2025-04-14T09:45:00Z" w16du:dateUtc="2025-04-14T01:45:00Z"/>
                <w:rFonts w:ascii="Arial" w:hAnsi="Arial" w:cs="Arial"/>
                <w:sz w:val="16"/>
                <w:szCs w:val="16"/>
                <w:rPrChange w:id="535" w:author="MSAR LEGAL" w:date="2025-04-14T10:18:00Z" w16du:dateUtc="2025-04-14T02:18:00Z">
                  <w:rPr>
                    <w:ins w:id="536" w:author="MSAR LEGAL" w:date="2025-04-14T09:45:00Z" w16du:dateUtc="2025-04-14T01:45:00Z"/>
                    <w:sz w:val="20"/>
                  </w:rPr>
                </w:rPrChange>
              </w:rPr>
            </w:pPr>
          </w:p>
        </w:tc>
        <w:tc>
          <w:tcPr>
            <w:tcW w:w="2704" w:type="dxa"/>
            <w:gridSpan w:val="5"/>
            <w:tcBorders>
              <w:top w:val="single" w:sz="4" w:space="0" w:color="000000"/>
              <w:left w:val="single" w:sz="4" w:space="0" w:color="auto"/>
              <w:bottom w:val="single" w:sz="4" w:space="0" w:color="000000"/>
              <w:right w:val="single" w:sz="4" w:space="0" w:color="000000"/>
            </w:tcBorders>
            <w:tcPrChange w:id="537" w:author="MKS CQS [2]" w:date="2025-04-15T14:17:00Z" w16du:dateUtc="2025-04-15T06:17:00Z">
              <w:tcPr>
                <w:tcW w:w="2705" w:type="dxa"/>
                <w:gridSpan w:val="12"/>
                <w:tcBorders>
                  <w:top w:val="single" w:sz="4" w:space="0" w:color="000000"/>
                  <w:left w:val="single" w:sz="4" w:space="0" w:color="auto"/>
                  <w:bottom w:val="single" w:sz="4" w:space="0" w:color="000000"/>
                  <w:right w:val="single" w:sz="4" w:space="0" w:color="000000"/>
                </w:tcBorders>
              </w:tcPr>
            </w:tcPrChange>
          </w:tcPr>
          <w:p w14:paraId="16C88A19" w14:textId="77777777" w:rsidR="008A4F87" w:rsidRPr="00302AD4" w:rsidRDefault="008A4F87" w:rsidP="008A4F87">
            <w:pPr>
              <w:spacing w:line="240" w:lineRule="auto"/>
              <w:rPr>
                <w:ins w:id="538" w:author="MSAR LEGAL" w:date="2025-04-14T09:45:00Z" w16du:dateUtc="2025-04-14T01:45:00Z"/>
                <w:rFonts w:ascii="Arial" w:hAnsi="Arial" w:cs="Arial"/>
                <w:sz w:val="16"/>
                <w:szCs w:val="16"/>
                <w:rPrChange w:id="539" w:author="MSAR LEGAL" w:date="2025-04-14T10:18:00Z" w16du:dateUtc="2025-04-14T02:18:00Z">
                  <w:rPr>
                    <w:ins w:id="540" w:author="MSAR LEGAL" w:date="2025-04-14T09:45:00Z" w16du:dateUtc="2025-04-14T01:45:00Z"/>
                  </w:rPr>
                </w:rPrChange>
              </w:rPr>
            </w:pPr>
          </w:p>
        </w:tc>
        <w:tc>
          <w:tcPr>
            <w:tcW w:w="1844" w:type="dxa"/>
            <w:gridSpan w:val="4"/>
            <w:tcBorders>
              <w:top w:val="single" w:sz="4" w:space="0" w:color="000000"/>
              <w:left w:val="single" w:sz="4" w:space="0" w:color="000000"/>
              <w:bottom w:val="single" w:sz="4" w:space="0" w:color="000000"/>
              <w:right w:val="single" w:sz="4" w:space="0" w:color="000000"/>
            </w:tcBorders>
            <w:tcPrChange w:id="541" w:author="MKS CQS [2]" w:date="2025-04-15T14:17:00Z" w16du:dateUtc="2025-04-15T06:17:00Z">
              <w:tcPr>
                <w:tcW w:w="1844" w:type="dxa"/>
                <w:gridSpan w:val="6"/>
                <w:tcBorders>
                  <w:top w:val="single" w:sz="4" w:space="0" w:color="000000"/>
                  <w:left w:val="single" w:sz="4" w:space="0" w:color="000000"/>
                  <w:bottom w:val="single" w:sz="4" w:space="0" w:color="000000"/>
                  <w:right w:val="single" w:sz="4" w:space="0" w:color="000000"/>
                </w:tcBorders>
              </w:tcPr>
            </w:tcPrChange>
          </w:tcPr>
          <w:p w14:paraId="26668BF1" w14:textId="77777777" w:rsidR="008A4F87" w:rsidRPr="00302AD4" w:rsidRDefault="008A4F87" w:rsidP="008A4F87">
            <w:pPr>
              <w:spacing w:line="240" w:lineRule="auto"/>
              <w:ind w:left="6"/>
              <w:rPr>
                <w:ins w:id="542" w:author="MSAR LEGAL" w:date="2025-04-14T09:45:00Z" w16du:dateUtc="2025-04-14T01:45:00Z"/>
                <w:rFonts w:ascii="Arial" w:hAnsi="Arial" w:cs="Arial"/>
                <w:sz w:val="16"/>
                <w:szCs w:val="16"/>
                <w:rPrChange w:id="543" w:author="MSAR LEGAL" w:date="2025-04-14T10:18:00Z" w16du:dateUtc="2025-04-14T02:18:00Z">
                  <w:rPr>
                    <w:ins w:id="544" w:author="MSAR LEGAL" w:date="2025-04-14T09:45:00Z" w16du:dateUtc="2025-04-14T01:45:00Z"/>
                    <w:sz w:val="20"/>
                  </w:rPr>
                </w:rPrChange>
              </w:rPr>
            </w:pPr>
          </w:p>
        </w:tc>
        <w:tc>
          <w:tcPr>
            <w:tcW w:w="1560" w:type="dxa"/>
            <w:tcBorders>
              <w:top w:val="single" w:sz="4" w:space="0" w:color="000000"/>
              <w:left w:val="single" w:sz="4" w:space="0" w:color="000000"/>
              <w:bottom w:val="single" w:sz="4" w:space="0" w:color="000000"/>
              <w:right w:val="single" w:sz="4" w:space="0" w:color="000000"/>
            </w:tcBorders>
            <w:tcPrChange w:id="545" w:author="MKS CQS [2]" w:date="2025-04-15T14:17:00Z" w16du:dateUtc="2025-04-15T06:17:00Z">
              <w:tcPr>
                <w:tcW w:w="1560" w:type="dxa"/>
                <w:gridSpan w:val="5"/>
                <w:tcBorders>
                  <w:top w:val="single" w:sz="4" w:space="0" w:color="000000"/>
                  <w:left w:val="single" w:sz="4" w:space="0" w:color="000000"/>
                  <w:bottom w:val="single" w:sz="4" w:space="0" w:color="000000"/>
                  <w:right w:val="single" w:sz="4" w:space="0" w:color="000000"/>
                </w:tcBorders>
              </w:tcPr>
            </w:tcPrChange>
          </w:tcPr>
          <w:p w14:paraId="4713727E" w14:textId="77777777" w:rsidR="008A4F87" w:rsidRPr="00302AD4" w:rsidRDefault="008A4F87" w:rsidP="008A4F87">
            <w:pPr>
              <w:spacing w:line="240" w:lineRule="auto"/>
              <w:ind w:left="4"/>
              <w:rPr>
                <w:ins w:id="546" w:author="MSAR LEGAL" w:date="2025-04-14T09:45:00Z" w16du:dateUtc="2025-04-14T01:45:00Z"/>
                <w:rFonts w:ascii="Arial" w:hAnsi="Arial" w:cs="Arial"/>
                <w:sz w:val="16"/>
                <w:szCs w:val="16"/>
                <w:rPrChange w:id="547" w:author="MSAR LEGAL" w:date="2025-04-14T10:18:00Z" w16du:dateUtc="2025-04-14T02:18:00Z">
                  <w:rPr>
                    <w:ins w:id="548" w:author="MSAR LEGAL" w:date="2025-04-14T09:45:00Z" w16du:dateUtc="2025-04-14T01:45:00Z"/>
                    <w:sz w:val="20"/>
                  </w:rPr>
                </w:rPrChange>
              </w:rPr>
            </w:pPr>
          </w:p>
        </w:tc>
        <w:tc>
          <w:tcPr>
            <w:tcW w:w="2413" w:type="dxa"/>
            <w:tcBorders>
              <w:top w:val="single" w:sz="4" w:space="0" w:color="000000"/>
              <w:left w:val="single" w:sz="4" w:space="0" w:color="000000"/>
              <w:bottom w:val="single" w:sz="4" w:space="0" w:color="000000"/>
              <w:right w:val="single" w:sz="4" w:space="0" w:color="000000"/>
            </w:tcBorders>
            <w:tcPrChange w:id="549" w:author="MKS CQS [2]" w:date="2025-04-15T14:17:00Z" w16du:dateUtc="2025-04-15T06:17:00Z">
              <w:tcPr>
                <w:tcW w:w="2413" w:type="dxa"/>
                <w:gridSpan w:val="5"/>
                <w:tcBorders>
                  <w:top w:val="single" w:sz="4" w:space="0" w:color="000000"/>
                  <w:left w:val="single" w:sz="4" w:space="0" w:color="000000"/>
                  <w:bottom w:val="single" w:sz="4" w:space="0" w:color="000000"/>
                  <w:right w:val="single" w:sz="4" w:space="0" w:color="000000"/>
                </w:tcBorders>
              </w:tcPr>
            </w:tcPrChange>
          </w:tcPr>
          <w:p w14:paraId="501C32B9" w14:textId="77777777" w:rsidR="008A4F87" w:rsidRPr="00302AD4" w:rsidRDefault="008A4F87" w:rsidP="008A4F87">
            <w:pPr>
              <w:spacing w:line="240" w:lineRule="auto"/>
              <w:ind w:left="4"/>
              <w:rPr>
                <w:ins w:id="550" w:author="MSAR LEGAL" w:date="2025-04-14T09:45:00Z" w16du:dateUtc="2025-04-14T01:45:00Z"/>
                <w:rFonts w:ascii="Arial" w:hAnsi="Arial" w:cs="Arial"/>
                <w:sz w:val="16"/>
                <w:szCs w:val="16"/>
                <w:rPrChange w:id="551" w:author="MSAR LEGAL" w:date="2025-04-14T10:18:00Z" w16du:dateUtc="2025-04-14T02:18:00Z">
                  <w:rPr>
                    <w:ins w:id="552" w:author="MSAR LEGAL" w:date="2025-04-14T09:45:00Z" w16du:dateUtc="2025-04-14T01:45:00Z"/>
                    <w:sz w:val="20"/>
                  </w:rPr>
                </w:rPrChange>
              </w:rPr>
            </w:pPr>
          </w:p>
        </w:tc>
      </w:tr>
      <w:tr w:rsidR="008A4F87" w:rsidRPr="00302AD4" w14:paraId="52F10721" w14:textId="77777777" w:rsidTr="00D74BB6">
        <w:trPr>
          <w:gridAfter w:val="3"/>
          <w:wAfter w:w="11743" w:type="dxa"/>
          <w:trHeight w:val="254"/>
          <w:ins w:id="553" w:author="MSAR LEGAL" w:date="2025-04-14T09:45:00Z"/>
          <w:trPrChange w:id="554" w:author="MKS CQS [2]" w:date="2025-04-15T14:17:00Z" w16du:dateUtc="2025-04-15T06:17:00Z">
            <w:trPr>
              <w:gridBefore w:val="1"/>
              <w:gridAfter w:val="3"/>
              <w:wAfter w:w="11741" w:type="dxa"/>
              <w:trHeight w:val="254"/>
            </w:trPr>
          </w:trPrChange>
        </w:trPr>
        <w:tc>
          <w:tcPr>
            <w:tcW w:w="10349" w:type="dxa"/>
            <w:gridSpan w:val="12"/>
            <w:tcBorders>
              <w:top w:val="single" w:sz="4" w:space="0" w:color="000000"/>
              <w:left w:val="single" w:sz="4" w:space="0" w:color="000000"/>
              <w:bottom w:val="single" w:sz="4" w:space="0" w:color="000000"/>
              <w:right w:val="single" w:sz="4" w:space="0" w:color="000000"/>
            </w:tcBorders>
            <w:tcPrChange w:id="555" w:author="MKS CQS [2]" w:date="2025-04-15T14:17:00Z" w16du:dateUtc="2025-04-15T06:17:00Z">
              <w:tcPr>
                <w:tcW w:w="10351" w:type="dxa"/>
                <w:gridSpan w:val="31"/>
                <w:tcBorders>
                  <w:top w:val="single" w:sz="4" w:space="0" w:color="000000"/>
                  <w:left w:val="single" w:sz="4" w:space="0" w:color="000000"/>
                  <w:bottom w:val="single" w:sz="4" w:space="0" w:color="000000"/>
                  <w:right w:val="single" w:sz="4" w:space="0" w:color="000000"/>
                </w:tcBorders>
              </w:tcPr>
            </w:tcPrChange>
          </w:tcPr>
          <w:p w14:paraId="253A919D" w14:textId="609E7C8D" w:rsidR="008A4F87" w:rsidRPr="00302AD4" w:rsidRDefault="008A4F87" w:rsidP="008A4F87">
            <w:pPr>
              <w:spacing w:line="240" w:lineRule="auto"/>
              <w:ind w:left="4"/>
              <w:rPr>
                <w:ins w:id="556" w:author="MSAR LEGAL" w:date="2025-04-14T09:45:00Z" w16du:dateUtc="2025-04-14T01:45:00Z"/>
                <w:rFonts w:ascii="Arial" w:hAnsi="Arial" w:cs="Arial"/>
                <w:sz w:val="16"/>
                <w:szCs w:val="16"/>
                <w:rPrChange w:id="557" w:author="MSAR LEGAL" w:date="2025-04-14T10:18:00Z" w16du:dateUtc="2025-04-14T02:18:00Z">
                  <w:rPr>
                    <w:ins w:id="558" w:author="MSAR LEGAL" w:date="2025-04-14T09:45:00Z" w16du:dateUtc="2025-04-14T01:45:00Z"/>
                    <w:sz w:val="20"/>
                  </w:rPr>
                </w:rPrChange>
              </w:rPr>
            </w:pPr>
            <w:ins w:id="559" w:author="MSAR LEGAL" w:date="2025-04-14T09:46:00Z" w16du:dateUtc="2025-04-14T01:46:00Z">
              <w:r w:rsidRPr="00302AD4">
                <w:rPr>
                  <w:rFonts w:ascii="Arial" w:hAnsi="Arial" w:cs="Arial"/>
                  <w:sz w:val="16"/>
                  <w:szCs w:val="16"/>
                  <w:rPrChange w:id="560" w:author="MSAR LEGAL" w:date="2025-04-14T10:18:00Z" w16du:dateUtc="2025-04-14T02:18:00Z">
                    <w:rPr>
                      <w:rFonts w:ascii="Arial Narrow" w:hAnsi="Arial Narrow" w:cs="Arial"/>
                      <w:sz w:val="20"/>
                      <w:szCs w:val="20"/>
                    </w:rPr>
                  </w:rPrChange>
                </w:rPr>
                <w:t>Please provide diagram of the Company’s shareholding structure.</w:t>
              </w:r>
            </w:ins>
          </w:p>
        </w:tc>
      </w:tr>
      <w:tr w:rsidR="008A4F87" w:rsidRPr="00302AD4" w14:paraId="4E84B6AD" w14:textId="77777777" w:rsidTr="00D74BB6">
        <w:trPr>
          <w:gridAfter w:val="3"/>
          <w:wAfter w:w="11743" w:type="dxa"/>
          <w:trHeight w:val="252"/>
          <w:trPrChange w:id="561" w:author="MKS CQS [2]" w:date="2025-04-15T14:17:00Z" w16du:dateUtc="2025-04-15T06:17:00Z">
            <w:trPr>
              <w:gridBefore w:val="1"/>
              <w:gridAfter w:val="3"/>
              <w:wAfter w:w="11741" w:type="dxa"/>
              <w:trHeight w:val="252"/>
            </w:trPr>
          </w:trPrChange>
        </w:trPr>
        <w:tc>
          <w:tcPr>
            <w:tcW w:w="10349" w:type="dxa"/>
            <w:gridSpan w:val="12"/>
            <w:tcBorders>
              <w:top w:val="single" w:sz="4" w:space="0" w:color="000000"/>
              <w:left w:val="single" w:sz="4" w:space="0" w:color="000000"/>
              <w:bottom w:val="single" w:sz="4" w:space="0" w:color="000000"/>
              <w:right w:val="single" w:sz="4" w:space="0" w:color="000000"/>
            </w:tcBorders>
            <w:shd w:val="clear" w:color="auto" w:fill="D9D9D9"/>
            <w:tcPrChange w:id="562" w:author="MKS CQS [2]" w:date="2025-04-15T14:17:00Z" w16du:dateUtc="2025-04-15T06:17:00Z">
              <w:tcPr>
                <w:tcW w:w="10351" w:type="dxa"/>
                <w:gridSpan w:val="31"/>
                <w:tcBorders>
                  <w:top w:val="single" w:sz="4" w:space="0" w:color="000000"/>
                  <w:left w:val="single" w:sz="4" w:space="0" w:color="000000"/>
                  <w:bottom w:val="single" w:sz="4" w:space="0" w:color="000000"/>
                  <w:right w:val="single" w:sz="4" w:space="0" w:color="000000"/>
                </w:tcBorders>
                <w:shd w:val="clear" w:color="auto" w:fill="D9D9D9"/>
              </w:tcPr>
            </w:tcPrChange>
          </w:tcPr>
          <w:p w14:paraId="3D7BB969" w14:textId="256B3AA2" w:rsidR="008A4F87" w:rsidRPr="00302AD4" w:rsidRDefault="008A4F87" w:rsidP="008A4F87">
            <w:pPr>
              <w:spacing w:line="240" w:lineRule="auto"/>
              <w:ind w:left="5"/>
              <w:rPr>
                <w:rFonts w:ascii="Arial" w:hAnsi="Arial" w:cs="Arial"/>
                <w:sz w:val="16"/>
                <w:szCs w:val="16"/>
                <w:rPrChange w:id="563" w:author="MSAR LEGAL" w:date="2025-04-14T10:18:00Z" w16du:dateUtc="2025-04-14T02:18:00Z">
                  <w:rPr/>
                </w:rPrChange>
              </w:rPr>
            </w:pPr>
            <w:r w:rsidRPr="00302AD4">
              <w:rPr>
                <w:rFonts w:ascii="Arial" w:hAnsi="Arial" w:cs="Arial"/>
                <w:b/>
                <w:sz w:val="16"/>
                <w:szCs w:val="16"/>
                <w:rPrChange w:id="564" w:author="MSAR LEGAL" w:date="2025-04-14T10:18:00Z" w16du:dateUtc="2025-04-14T02:18:00Z">
                  <w:rPr>
                    <w:b/>
                    <w:sz w:val="20"/>
                  </w:rPr>
                </w:rPrChange>
              </w:rPr>
              <w:t xml:space="preserve">Part C: </w:t>
            </w:r>
            <w:del w:id="565" w:author="MSAR LEGAL" w:date="2025-04-14T09:46:00Z" w16du:dateUtc="2025-04-14T01:46:00Z">
              <w:r w:rsidRPr="00302AD4" w:rsidDel="008A4F87">
                <w:rPr>
                  <w:rFonts w:ascii="Arial" w:hAnsi="Arial" w:cs="Arial"/>
                  <w:b/>
                  <w:sz w:val="16"/>
                  <w:szCs w:val="16"/>
                  <w:rPrChange w:id="566" w:author="MSAR LEGAL" w:date="2025-04-14T10:18:00Z" w16du:dateUtc="2025-04-14T02:18:00Z">
                    <w:rPr>
                      <w:b/>
                      <w:sz w:val="20"/>
                    </w:rPr>
                  </w:rPrChange>
                </w:rPr>
                <w:delText xml:space="preserve">Particulars of Finance </w:delText>
              </w:r>
            </w:del>
            <w:ins w:id="567" w:author="MSAR LEGAL" w:date="2025-04-14T09:46:00Z" w16du:dateUtc="2025-04-14T01:46:00Z">
              <w:r w:rsidRPr="00302AD4">
                <w:rPr>
                  <w:rFonts w:ascii="Arial" w:hAnsi="Arial" w:cs="Arial"/>
                  <w:b/>
                  <w:sz w:val="16"/>
                  <w:szCs w:val="16"/>
                  <w:rPrChange w:id="568" w:author="MSAR LEGAL" w:date="2025-04-14T10:18:00Z" w16du:dateUtc="2025-04-14T02:18:00Z">
                    <w:rPr>
                      <w:b/>
                      <w:sz w:val="20"/>
                    </w:rPr>
                  </w:rPrChange>
                </w:rPr>
                <w:t>Particulars of Directors &amp; Company Secretary</w:t>
              </w:r>
            </w:ins>
          </w:p>
        </w:tc>
      </w:tr>
      <w:tr w:rsidR="008A4F87" w:rsidRPr="00302AD4" w14:paraId="4239B062" w14:textId="77777777" w:rsidTr="00D74BB6">
        <w:trPr>
          <w:gridAfter w:val="3"/>
          <w:wAfter w:w="11743" w:type="dxa"/>
          <w:trHeight w:val="252"/>
          <w:ins w:id="569" w:author="MSAR LEGAL" w:date="2025-04-14T09:46:00Z"/>
          <w:trPrChange w:id="570" w:author="MKS CQS [2]" w:date="2025-04-15T14:17:00Z" w16du:dateUtc="2025-04-15T06:17:00Z">
            <w:trPr>
              <w:gridBefore w:val="1"/>
              <w:gridAfter w:val="3"/>
              <w:wAfter w:w="11741" w:type="dxa"/>
              <w:trHeight w:val="252"/>
            </w:trPr>
          </w:trPrChange>
        </w:trPr>
        <w:tc>
          <w:tcPr>
            <w:tcW w:w="10349" w:type="dxa"/>
            <w:gridSpan w:val="12"/>
            <w:tcBorders>
              <w:top w:val="single" w:sz="4" w:space="0" w:color="000000"/>
              <w:left w:val="single" w:sz="4" w:space="0" w:color="000000"/>
              <w:bottom w:val="single" w:sz="4" w:space="0" w:color="000000"/>
              <w:right w:val="single" w:sz="4" w:space="0" w:color="000000"/>
            </w:tcBorders>
            <w:shd w:val="clear" w:color="auto" w:fill="auto"/>
            <w:tcPrChange w:id="571" w:author="MKS CQS [2]" w:date="2025-04-15T14:17:00Z" w16du:dateUtc="2025-04-15T06:17:00Z">
              <w:tcPr>
                <w:tcW w:w="10351" w:type="dxa"/>
                <w:gridSpan w:val="32"/>
                <w:tcBorders>
                  <w:top w:val="single" w:sz="4" w:space="0" w:color="000000"/>
                  <w:left w:val="single" w:sz="4" w:space="0" w:color="000000"/>
                  <w:bottom w:val="single" w:sz="4" w:space="0" w:color="000000"/>
                  <w:right w:val="single" w:sz="4" w:space="0" w:color="000000"/>
                </w:tcBorders>
                <w:shd w:val="clear" w:color="auto" w:fill="D9D9D9"/>
              </w:tcPr>
            </w:tcPrChange>
          </w:tcPr>
          <w:p w14:paraId="159F348E" w14:textId="77777777" w:rsidR="008A4F87" w:rsidRPr="00302AD4" w:rsidRDefault="008A4F87" w:rsidP="008A4F87">
            <w:pPr>
              <w:rPr>
                <w:ins w:id="572" w:author="MSAR LEGAL" w:date="2025-04-14T09:46:00Z" w16du:dateUtc="2025-04-14T01:46:00Z"/>
                <w:rFonts w:ascii="Arial" w:hAnsi="Arial" w:cs="Arial"/>
                <w:sz w:val="16"/>
                <w:szCs w:val="16"/>
                <w:rPrChange w:id="573" w:author="MSAR LEGAL" w:date="2025-04-14T10:18:00Z" w16du:dateUtc="2025-04-14T02:18:00Z">
                  <w:rPr>
                    <w:ins w:id="574" w:author="MSAR LEGAL" w:date="2025-04-14T09:46:00Z" w16du:dateUtc="2025-04-14T01:46:00Z"/>
                    <w:rFonts w:ascii="Arial Narrow" w:hAnsi="Arial Narrow" w:cs="Arial"/>
                    <w:sz w:val="20"/>
                    <w:szCs w:val="20"/>
                  </w:rPr>
                </w:rPrChange>
              </w:rPr>
            </w:pPr>
            <w:ins w:id="575" w:author="MSAR LEGAL" w:date="2025-04-14T09:46:00Z" w16du:dateUtc="2025-04-14T01:46:00Z">
              <w:r w:rsidRPr="00302AD4">
                <w:rPr>
                  <w:rFonts w:ascii="Arial" w:hAnsi="Arial" w:cs="Arial"/>
                  <w:sz w:val="16"/>
                  <w:szCs w:val="16"/>
                  <w:rPrChange w:id="576" w:author="MSAR LEGAL" w:date="2025-04-14T10:18:00Z" w16du:dateUtc="2025-04-14T02:18:00Z">
                    <w:rPr>
                      <w:rFonts w:ascii="Arial Narrow" w:hAnsi="Arial Narrow" w:cs="Arial"/>
                      <w:sz w:val="20"/>
                      <w:szCs w:val="20"/>
                    </w:rPr>
                  </w:rPrChange>
                </w:rPr>
                <w:t>Please provide the following details on Company Secretary and each current director as follows.</w:t>
              </w:r>
            </w:ins>
          </w:p>
          <w:p w14:paraId="055FAB42" w14:textId="77777777" w:rsidR="008A4F87" w:rsidRPr="00302AD4" w:rsidRDefault="008A4F87">
            <w:pPr>
              <w:spacing w:line="240" w:lineRule="auto"/>
              <w:rPr>
                <w:ins w:id="577" w:author="MSAR LEGAL" w:date="2025-04-14T09:46:00Z" w16du:dateUtc="2025-04-14T01:46:00Z"/>
                <w:rFonts w:ascii="Arial" w:hAnsi="Arial" w:cs="Arial"/>
                <w:b/>
                <w:sz w:val="16"/>
                <w:szCs w:val="16"/>
                <w:rPrChange w:id="578" w:author="MSAR LEGAL" w:date="2025-04-14T10:18:00Z" w16du:dateUtc="2025-04-14T02:18:00Z">
                  <w:rPr>
                    <w:ins w:id="579" w:author="MSAR LEGAL" w:date="2025-04-14T09:46:00Z" w16du:dateUtc="2025-04-14T01:46:00Z"/>
                    <w:b/>
                    <w:sz w:val="20"/>
                  </w:rPr>
                </w:rPrChange>
              </w:rPr>
              <w:pPrChange w:id="580" w:author="MSAR LEGAL" w:date="2025-04-14T09:46:00Z" w16du:dateUtc="2025-04-14T01:46:00Z">
                <w:pPr>
                  <w:spacing w:line="240" w:lineRule="auto"/>
                  <w:ind w:left="5"/>
                </w:pPr>
              </w:pPrChange>
            </w:pPr>
          </w:p>
        </w:tc>
      </w:tr>
    </w:tbl>
    <w:tbl>
      <w:tblPr>
        <w:tblStyle w:val="TableGrid0"/>
        <w:tblW w:w="10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Change w:id="581" w:author="MKS CQS [2]" w:date="2025-04-23T15:38:00Z" w16du:dateUtc="2025-04-23T07:38:00Z">
          <w:tblPr>
            <w:tblStyle w:val="TableGrid0"/>
            <w:tblW w:w="86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PrChange>
      </w:tblPr>
      <w:tblGrid>
        <w:gridCol w:w="1696"/>
        <w:gridCol w:w="2694"/>
        <w:gridCol w:w="1984"/>
        <w:gridCol w:w="1412"/>
        <w:gridCol w:w="2557"/>
        <w:tblGridChange w:id="582">
          <w:tblGrid>
            <w:gridCol w:w="1696"/>
            <w:gridCol w:w="2694"/>
            <w:gridCol w:w="1984"/>
            <w:gridCol w:w="1354"/>
            <w:gridCol w:w="57"/>
            <w:gridCol w:w="1"/>
            <w:gridCol w:w="822"/>
            <w:gridCol w:w="1735"/>
          </w:tblGrid>
        </w:tblGridChange>
      </w:tblGrid>
      <w:tr w:rsidR="003E5A27" w:rsidRPr="00302AD4" w14:paraId="46057ABE" w14:textId="5CA30958" w:rsidTr="006A436E">
        <w:trPr>
          <w:trHeight w:val="744"/>
          <w:ins w:id="583" w:author="MSAR LEGAL" w:date="2025-04-14T09:47:00Z"/>
          <w:trPrChange w:id="584" w:author="MKS CQS [2]" w:date="2025-04-23T15:38:00Z" w16du:dateUtc="2025-04-23T07:38:00Z">
            <w:trPr>
              <w:gridAfter w:val="0"/>
              <w:trHeight w:val="744"/>
            </w:trPr>
          </w:trPrChange>
        </w:trPr>
        <w:tc>
          <w:tcPr>
            <w:tcW w:w="1696" w:type="dxa"/>
            <w:shd w:val="clear" w:color="auto" w:fill="D9E2F3" w:themeFill="accent1" w:themeFillTint="33"/>
            <w:tcPrChange w:id="585" w:author="MKS CQS [2]" w:date="2025-04-23T15:38:00Z" w16du:dateUtc="2025-04-23T07:38:00Z">
              <w:tcPr>
                <w:tcW w:w="1696" w:type="dxa"/>
                <w:shd w:val="clear" w:color="auto" w:fill="D9E2F3" w:themeFill="accent1" w:themeFillTint="33"/>
              </w:tcPr>
            </w:tcPrChange>
          </w:tcPr>
          <w:p w14:paraId="1D086282" w14:textId="77777777" w:rsidR="003E5A27" w:rsidRPr="00302AD4" w:rsidRDefault="003E5A27" w:rsidP="00331C27">
            <w:pPr>
              <w:jc w:val="center"/>
              <w:rPr>
                <w:ins w:id="586" w:author="MSAR LEGAL" w:date="2025-04-14T09:47:00Z" w16du:dateUtc="2025-04-14T01:47:00Z"/>
                <w:rFonts w:ascii="Arial" w:hAnsi="Arial" w:cs="Arial"/>
                <w:b/>
                <w:bCs/>
                <w:sz w:val="16"/>
                <w:szCs w:val="16"/>
                <w:rPrChange w:id="587" w:author="MSAR LEGAL" w:date="2025-04-14T10:18:00Z" w16du:dateUtc="2025-04-14T02:18:00Z">
                  <w:rPr>
                    <w:ins w:id="588" w:author="MSAR LEGAL" w:date="2025-04-14T09:47:00Z" w16du:dateUtc="2025-04-14T01:47:00Z"/>
                    <w:rFonts w:ascii="Arial Narrow" w:hAnsi="Arial Narrow" w:cs="Arial"/>
                    <w:b/>
                    <w:bCs/>
                    <w:sz w:val="20"/>
                    <w:szCs w:val="20"/>
                  </w:rPr>
                </w:rPrChange>
              </w:rPr>
            </w:pPr>
            <w:ins w:id="589" w:author="MSAR LEGAL" w:date="2025-04-14T09:47:00Z" w16du:dateUtc="2025-04-14T01:47:00Z">
              <w:r w:rsidRPr="00302AD4">
                <w:rPr>
                  <w:rFonts w:ascii="Arial" w:hAnsi="Arial" w:cs="Arial"/>
                  <w:b/>
                  <w:bCs/>
                  <w:sz w:val="16"/>
                  <w:szCs w:val="16"/>
                  <w:rPrChange w:id="590" w:author="MSAR LEGAL" w:date="2025-04-14T10:18:00Z" w16du:dateUtc="2025-04-14T02:18:00Z">
                    <w:rPr>
                      <w:rFonts w:ascii="Arial Narrow" w:hAnsi="Arial Narrow" w:cs="Arial"/>
                      <w:b/>
                      <w:bCs/>
                      <w:sz w:val="20"/>
                      <w:szCs w:val="20"/>
                    </w:rPr>
                  </w:rPrChange>
                </w:rPr>
                <w:t>Name</w:t>
              </w:r>
            </w:ins>
          </w:p>
        </w:tc>
        <w:tc>
          <w:tcPr>
            <w:tcW w:w="2694" w:type="dxa"/>
            <w:shd w:val="clear" w:color="auto" w:fill="D9E2F3" w:themeFill="accent1" w:themeFillTint="33"/>
            <w:tcPrChange w:id="591" w:author="MKS CQS [2]" w:date="2025-04-23T15:38:00Z" w16du:dateUtc="2025-04-23T07:38:00Z">
              <w:tcPr>
                <w:tcW w:w="2694" w:type="dxa"/>
                <w:shd w:val="clear" w:color="auto" w:fill="D9E2F3" w:themeFill="accent1" w:themeFillTint="33"/>
              </w:tcPr>
            </w:tcPrChange>
          </w:tcPr>
          <w:p w14:paraId="65B7D86F" w14:textId="77777777" w:rsidR="003E5A27" w:rsidRPr="00302AD4" w:rsidRDefault="003E5A27" w:rsidP="00331C27">
            <w:pPr>
              <w:jc w:val="center"/>
              <w:rPr>
                <w:ins w:id="592" w:author="MSAR LEGAL" w:date="2025-04-14T09:47:00Z" w16du:dateUtc="2025-04-14T01:47:00Z"/>
                <w:rFonts w:ascii="Arial" w:hAnsi="Arial" w:cs="Arial"/>
                <w:b/>
                <w:bCs/>
                <w:sz w:val="16"/>
                <w:szCs w:val="16"/>
                <w:rPrChange w:id="593" w:author="MSAR LEGAL" w:date="2025-04-14T10:18:00Z" w16du:dateUtc="2025-04-14T02:18:00Z">
                  <w:rPr>
                    <w:ins w:id="594" w:author="MSAR LEGAL" w:date="2025-04-14T09:47:00Z" w16du:dateUtc="2025-04-14T01:47:00Z"/>
                    <w:rFonts w:ascii="Arial Narrow" w:hAnsi="Arial Narrow" w:cs="Arial"/>
                    <w:b/>
                    <w:bCs/>
                    <w:sz w:val="20"/>
                    <w:szCs w:val="20"/>
                  </w:rPr>
                </w:rPrChange>
              </w:rPr>
            </w:pPr>
            <w:ins w:id="595" w:author="MSAR LEGAL" w:date="2025-04-14T09:47:00Z" w16du:dateUtc="2025-04-14T01:47:00Z">
              <w:r w:rsidRPr="00302AD4">
                <w:rPr>
                  <w:rFonts w:ascii="Arial" w:hAnsi="Arial" w:cs="Arial"/>
                  <w:b/>
                  <w:bCs/>
                  <w:sz w:val="16"/>
                  <w:szCs w:val="16"/>
                  <w:rPrChange w:id="596" w:author="MSAR LEGAL" w:date="2025-04-14T10:18:00Z" w16du:dateUtc="2025-04-14T02:18:00Z">
                    <w:rPr>
                      <w:rFonts w:ascii="Arial Narrow" w:hAnsi="Arial Narrow" w:cs="Arial"/>
                      <w:b/>
                      <w:bCs/>
                      <w:sz w:val="20"/>
                      <w:szCs w:val="20"/>
                    </w:rPr>
                  </w:rPrChange>
                </w:rPr>
                <w:t>Nationality/ Jurisdiction</w:t>
              </w:r>
            </w:ins>
          </w:p>
        </w:tc>
        <w:tc>
          <w:tcPr>
            <w:tcW w:w="1984" w:type="dxa"/>
            <w:shd w:val="clear" w:color="auto" w:fill="D9E2F3" w:themeFill="accent1" w:themeFillTint="33"/>
            <w:tcPrChange w:id="597" w:author="MKS CQS [2]" w:date="2025-04-23T15:38:00Z" w16du:dateUtc="2025-04-23T07:38:00Z">
              <w:tcPr>
                <w:tcW w:w="1984" w:type="dxa"/>
                <w:shd w:val="clear" w:color="auto" w:fill="D9E2F3" w:themeFill="accent1" w:themeFillTint="33"/>
              </w:tcPr>
            </w:tcPrChange>
          </w:tcPr>
          <w:p w14:paraId="58F717E7" w14:textId="77777777" w:rsidR="003E5A27" w:rsidRPr="00302AD4" w:rsidRDefault="003E5A27" w:rsidP="00331C27">
            <w:pPr>
              <w:jc w:val="center"/>
              <w:rPr>
                <w:ins w:id="598" w:author="MSAR LEGAL" w:date="2025-04-14T09:47:00Z" w16du:dateUtc="2025-04-14T01:47:00Z"/>
                <w:rFonts w:ascii="Arial" w:hAnsi="Arial" w:cs="Arial"/>
                <w:b/>
                <w:bCs/>
                <w:sz w:val="16"/>
                <w:szCs w:val="16"/>
                <w:rPrChange w:id="599" w:author="MSAR LEGAL" w:date="2025-04-14T10:18:00Z" w16du:dateUtc="2025-04-14T02:18:00Z">
                  <w:rPr>
                    <w:ins w:id="600" w:author="MSAR LEGAL" w:date="2025-04-14T09:47:00Z" w16du:dateUtc="2025-04-14T01:47:00Z"/>
                    <w:rFonts w:ascii="Arial Narrow" w:hAnsi="Arial Narrow" w:cs="Arial"/>
                    <w:b/>
                    <w:bCs/>
                    <w:sz w:val="20"/>
                    <w:szCs w:val="20"/>
                  </w:rPr>
                </w:rPrChange>
              </w:rPr>
            </w:pPr>
            <w:ins w:id="601" w:author="MSAR LEGAL" w:date="2025-04-14T09:47:00Z" w16du:dateUtc="2025-04-14T01:47:00Z">
              <w:r w:rsidRPr="00302AD4">
                <w:rPr>
                  <w:rFonts w:ascii="Arial" w:hAnsi="Arial" w:cs="Arial"/>
                  <w:b/>
                  <w:bCs/>
                  <w:sz w:val="16"/>
                  <w:szCs w:val="16"/>
                  <w:rPrChange w:id="602" w:author="MSAR LEGAL" w:date="2025-04-14T10:18:00Z" w16du:dateUtc="2025-04-14T02:18:00Z">
                    <w:rPr>
                      <w:rFonts w:ascii="Arial Narrow" w:hAnsi="Arial Narrow" w:cs="Arial"/>
                      <w:b/>
                      <w:bCs/>
                      <w:sz w:val="20"/>
                      <w:szCs w:val="20"/>
                    </w:rPr>
                  </w:rPrChange>
                </w:rPr>
                <w:t>Position</w:t>
              </w:r>
            </w:ins>
          </w:p>
          <w:p w14:paraId="1A5CE33E" w14:textId="77777777" w:rsidR="003E5A27" w:rsidRPr="00302AD4" w:rsidRDefault="003E5A27" w:rsidP="00331C27">
            <w:pPr>
              <w:jc w:val="center"/>
              <w:rPr>
                <w:ins w:id="603" w:author="MSAR LEGAL" w:date="2025-04-14T09:47:00Z" w16du:dateUtc="2025-04-14T01:47:00Z"/>
                <w:rFonts w:ascii="Arial" w:hAnsi="Arial" w:cs="Arial"/>
                <w:sz w:val="16"/>
                <w:szCs w:val="16"/>
                <w:rPrChange w:id="604" w:author="MSAR LEGAL" w:date="2025-04-14T10:18:00Z" w16du:dateUtc="2025-04-14T02:18:00Z">
                  <w:rPr>
                    <w:ins w:id="605" w:author="MSAR LEGAL" w:date="2025-04-14T09:47:00Z" w16du:dateUtc="2025-04-14T01:47:00Z"/>
                    <w:rFonts w:ascii="Arial Narrow" w:hAnsi="Arial Narrow" w:cs="Arial"/>
                    <w:sz w:val="20"/>
                    <w:szCs w:val="20"/>
                  </w:rPr>
                </w:rPrChange>
              </w:rPr>
            </w:pPr>
            <w:ins w:id="606" w:author="MSAR LEGAL" w:date="2025-04-14T09:47:00Z" w16du:dateUtc="2025-04-14T01:47:00Z">
              <w:r w:rsidRPr="00302AD4">
                <w:rPr>
                  <w:rFonts w:ascii="Arial" w:hAnsi="Arial" w:cs="Arial"/>
                  <w:sz w:val="16"/>
                  <w:szCs w:val="16"/>
                  <w:rPrChange w:id="607" w:author="MSAR LEGAL" w:date="2025-04-14T10:18:00Z" w16du:dateUtc="2025-04-14T02:18:00Z">
                    <w:rPr>
                      <w:rFonts w:ascii="Arial Narrow" w:hAnsi="Arial Narrow" w:cs="Arial"/>
                      <w:sz w:val="20"/>
                      <w:szCs w:val="20"/>
                    </w:rPr>
                  </w:rPrChange>
                </w:rPr>
                <w:t>(Company Secretary/ Independent Director/ Non-Independent Director)</w:t>
              </w:r>
            </w:ins>
          </w:p>
        </w:tc>
        <w:tc>
          <w:tcPr>
            <w:tcW w:w="1412" w:type="dxa"/>
            <w:tcBorders>
              <w:right w:val="single" w:sz="4" w:space="0" w:color="auto"/>
            </w:tcBorders>
            <w:shd w:val="clear" w:color="auto" w:fill="D9E2F3" w:themeFill="accent1" w:themeFillTint="33"/>
            <w:tcPrChange w:id="608" w:author="MKS CQS [2]" w:date="2025-04-23T15:38:00Z" w16du:dateUtc="2025-04-23T07:38:00Z">
              <w:tcPr>
                <w:tcW w:w="1354" w:type="dxa"/>
                <w:tcBorders>
                  <w:right w:val="single" w:sz="4" w:space="0" w:color="auto"/>
                </w:tcBorders>
                <w:shd w:val="clear" w:color="auto" w:fill="D9E2F3" w:themeFill="accent1" w:themeFillTint="33"/>
              </w:tcPr>
            </w:tcPrChange>
          </w:tcPr>
          <w:p w14:paraId="5D904123" w14:textId="71B9B4DE" w:rsidR="003E5A27" w:rsidRPr="00302AD4" w:rsidRDefault="003E5A27" w:rsidP="00331C27">
            <w:pPr>
              <w:jc w:val="center"/>
              <w:rPr>
                <w:ins w:id="609" w:author="MSAR LEGAL" w:date="2025-04-14T09:47:00Z" w16du:dateUtc="2025-04-14T01:47:00Z"/>
                <w:rFonts w:ascii="Arial" w:hAnsi="Arial" w:cs="Arial"/>
                <w:b/>
                <w:bCs/>
                <w:sz w:val="16"/>
                <w:szCs w:val="16"/>
                <w:rPrChange w:id="610" w:author="MSAR LEGAL" w:date="2025-04-14T10:18:00Z" w16du:dateUtc="2025-04-14T02:18:00Z">
                  <w:rPr>
                    <w:ins w:id="611" w:author="MSAR LEGAL" w:date="2025-04-14T09:47:00Z" w16du:dateUtc="2025-04-14T01:47:00Z"/>
                    <w:rFonts w:ascii="Arial Narrow" w:hAnsi="Arial Narrow" w:cs="Arial"/>
                    <w:b/>
                    <w:bCs/>
                    <w:sz w:val="20"/>
                    <w:szCs w:val="20"/>
                  </w:rPr>
                </w:rPrChange>
              </w:rPr>
            </w:pPr>
            <w:ins w:id="612" w:author="MSAR LEGAL" w:date="2025-04-14T09:50:00Z" w16du:dateUtc="2025-04-14T01:50:00Z">
              <w:r w:rsidRPr="00302AD4">
                <w:rPr>
                  <w:rFonts w:ascii="Arial" w:hAnsi="Arial" w:cs="Arial"/>
                  <w:b/>
                  <w:bCs/>
                  <w:sz w:val="16"/>
                  <w:szCs w:val="16"/>
                  <w:rPrChange w:id="613" w:author="MSAR LEGAL" w:date="2025-04-14T10:18:00Z" w16du:dateUtc="2025-04-14T02:18:00Z">
                    <w:rPr>
                      <w:rFonts w:ascii="Arial Narrow" w:hAnsi="Arial Narrow" w:cs="Arial"/>
                      <w:b/>
                      <w:bCs/>
                      <w:sz w:val="20"/>
                      <w:szCs w:val="20"/>
                    </w:rPr>
                  </w:rPrChange>
                </w:rPr>
                <w:t>Appointment Date</w:t>
              </w:r>
            </w:ins>
          </w:p>
        </w:tc>
        <w:tc>
          <w:tcPr>
            <w:tcW w:w="2557" w:type="dxa"/>
            <w:tcBorders>
              <w:left w:val="single" w:sz="4" w:space="0" w:color="auto"/>
              <w:right w:val="single" w:sz="4" w:space="0" w:color="auto"/>
            </w:tcBorders>
            <w:shd w:val="clear" w:color="auto" w:fill="D9E2F3" w:themeFill="accent1" w:themeFillTint="33"/>
            <w:tcPrChange w:id="614" w:author="MKS CQS [2]" w:date="2025-04-23T15:38:00Z" w16du:dateUtc="2025-04-23T07:38:00Z">
              <w:tcPr>
                <w:tcW w:w="880" w:type="dxa"/>
                <w:gridSpan w:val="3"/>
                <w:tcBorders>
                  <w:left w:val="single" w:sz="4" w:space="0" w:color="auto"/>
                  <w:right w:val="single" w:sz="4" w:space="0" w:color="auto"/>
                </w:tcBorders>
                <w:shd w:val="clear" w:color="auto" w:fill="D9E2F3" w:themeFill="accent1" w:themeFillTint="33"/>
              </w:tcPr>
            </w:tcPrChange>
          </w:tcPr>
          <w:p w14:paraId="75AA5566" w14:textId="7FACA4D9" w:rsidR="003E5A27" w:rsidRPr="00302AD4" w:rsidRDefault="003E5A27" w:rsidP="00331C27">
            <w:pPr>
              <w:jc w:val="center"/>
              <w:rPr>
                <w:ins w:id="615" w:author="MSAR LEGAL" w:date="2025-04-14T09:47:00Z" w16du:dateUtc="2025-04-14T01:47:00Z"/>
                <w:rFonts w:ascii="Arial" w:hAnsi="Arial" w:cs="Arial"/>
                <w:b/>
                <w:bCs/>
                <w:sz w:val="16"/>
                <w:szCs w:val="16"/>
                <w:rPrChange w:id="616" w:author="MSAR LEGAL" w:date="2025-04-14T10:18:00Z" w16du:dateUtc="2025-04-14T02:18:00Z">
                  <w:rPr>
                    <w:ins w:id="617" w:author="MSAR LEGAL" w:date="2025-04-14T09:47:00Z" w16du:dateUtc="2025-04-14T01:47:00Z"/>
                    <w:rFonts w:ascii="Arial Narrow" w:hAnsi="Arial Narrow" w:cs="Arial"/>
                    <w:b/>
                    <w:bCs/>
                    <w:sz w:val="20"/>
                    <w:szCs w:val="20"/>
                  </w:rPr>
                </w:rPrChange>
              </w:rPr>
            </w:pPr>
            <w:ins w:id="618" w:author="MSAR LEGAL" w:date="2025-04-14T09:50:00Z" w16du:dateUtc="2025-04-14T01:50:00Z">
              <w:r w:rsidRPr="00302AD4">
                <w:rPr>
                  <w:rFonts w:ascii="Arial" w:hAnsi="Arial" w:cs="Arial"/>
                  <w:b/>
                  <w:bCs/>
                  <w:sz w:val="16"/>
                  <w:szCs w:val="16"/>
                  <w:rPrChange w:id="619" w:author="MSAR LEGAL" w:date="2025-04-14T10:18:00Z" w16du:dateUtc="2025-04-14T02:18:00Z">
                    <w:rPr>
                      <w:rFonts w:ascii="Arial Narrow" w:hAnsi="Arial Narrow" w:cs="Arial"/>
                      <w:b/>
                      <w:bCs/>
                      <w:sz w:val="20"/>
                      <w:szCs w:val="20"/>
                    </w:rPr>
                  </w:rPrChange>
                </w:rPr>
                <w:t>Date of Birth</w:t>
              </w:r>
            </w:ins>
          </w:p>
        </w:tc>
      </w:tr>
      <w:tr w:rsidR="003E5A27" w:rsidRPr="00302AD4" w14:paraId="3CE71466" w14:textId="59646082" w:rsidTr="006A436E">
        <w:trPr>
          <w:trHeight w:val="334"/>
          <w:ins w:id="620" w:author="MSAR LEGAL" w:date="2025-04-14T09:47:00Z"/>
          <w:trPrChange w:id="621" w:author="MKS CQS [2]" w:date="2025-04-23T15:38:00Z" w16du:dateUtc="2025-04-23T07:38:00Z">
            <w:trPr>
              <w:gridAfter w:val="0"/>
              <w:trHeight w:val="334"/>
            </w:trPr>
          </w:trPrChange>
        </w:trPr>
        <w:tc>
          <w:tcPr>
            <w:tcW w:w="1696" w:type="dxa"/>
            <w:tcPrChange w:id="622" w:author="MKS CQS [2]" w:date="2025-04-23T15:38:00Z" w16du:dateUtc="2025-04-23T07:38:00Z">
              <w:tcPr>
                <w:tcW w:w="1696" w:type="dxa"/>
              </w:tcPr>
            </w:tcPrChange>
          </w:tcPr>
          <w:p w14:paraId="1A646222" w14:textId="0D7FB125" w:rsidR="003E5A27" w:rsidRPr="00302AD4" w:rsidRDefault="003E5A27" w:rsidP="00331C27">
            <w:pPr>
              <w:rPr>
                <w:ins w:id="623" w:author="MSAR LEGAL" w:date="2025-04-14T09:47:00Z" w16du:dateUtc="2025-04-14T01:47:00Z"/>
                <w:rFonts w:ascii="Arial" w:hAnsi="Arial" w:cs="Arial"/>
                <w:sz w:val="16"/>
                <w:szCs w:val="16"/>
                <w:rPrChange w:id="624" w:author="MSAR LEGAL" w:date="2025-04-14T10:18:00Z" w16du:dateUtc="2025-04-14T02:18:00Z">
                  <w:rPr>
                    <w:ins w:id="625" w:author="MSAR LEGAL" w:date="2025-04-14T09:47:00Z" w16du:dateUtc="2025-04-14T01:47:00Z"/>
                    <w:rFonts w:ascii="Arial Narrow" w:hAnsi="Arial Narrow"/>
                    <w:sz w:val="20"/>
                    <w:szCs w:val="20"/>
                  </w:rPr>
                </w:rPrChange>
              </w:rPr>
            </w:pPr>
          </w:p>
        </w:tc>
        <w:tc>
          <w:tcPr>
            <w:tcW w:w="2694" w:type="dxa"/>
            <w:tcPrChange w:id="626" w:author="MKS CQS [2]" w:date="2025-04-23T15:38:00Z" w16du:dateUtc="2025-04-23T07:38:00Z">
              <w:tcPr>
                <w:tcW w:w="2694" w:type="dxa"/>
              </w:tcPr>
            </w:tcPrChange>
          </w:tcPr>
          <w:p w14:paraId="181573EB" w14:textId="4034B534" w:rsidR="003E5A27" w:rsidRPr="00302AD4" w:rsidRDefault="003E5A27" w:rsidP="00331C27">
            <w:pPr>
              <w:rPr>
                <w:ins w:id="627" w:author="MSAR LEGAL" w:date="2025-04-14T09:47:00Z" w16du:dateUtc="2025-04-14T01:47:00Z"/>
                <w:rFonts w:ascii="Arial" w:hAnsi="Arial" w:cs="Arial"/>
                <w:sz w:val="16"/>
                <w:szCs w:val="16"/>
                <w:rPrChange w:id="628" w:author="MSAR LEGAL" w:date="2025-04-14T10:18:00Z" w16du:dateUtc="2025-04-14T02:18:00Z">
                  <w:rPr>
                    <w:ins w:id="629" w:author="MSAR LEGAL" w:date="2025-04-14T09:47:00Z" w16du:dateUtc="2025-04-14T01:47:00Z"/>
                    <w:rFonts w:ascii="Arial Narrow" w:hAnsi="Arial Narrow"/>
                    <w:sz w:val="20"/>
                    <w:szCs w:val="20"/>
                  </w:rPr>
                </w:rPrChange>
              </w:rPr>
            </w:pPr>
          </w:p>
        </w:tc>
        <w:tc>
          <w:tcPr>
            <w:tcW w:w="1984" w:type="dxa"/>
            <w:tcPrChange w:id="630" w:author="MKS CQS [2]" w:date="2025-04-23T15:38:00Z" w16du:dateUtc="2025-04-23T07:38:00Z">
              <w:tcPr>
                <w:tcW w:w="1984" w:type="dxa"/>
              </w:tcPr>
            </w:tcPrChange>
          </w:tcPr>
          <w:p w14:paraId="0A0CC661" w14:textId="7CB9E1B2" w:rsidR="003E5A27" w:rsidRPr="00302AD4" w:rsidRDefault="003E5A27" w:rsidP="00331C27">
            <w:pPr>
              <w:rPr>
                <w:ins w:id="631" w:author="MSAR LEGAL" w:date="2025-04-14T09:47:00Z" w16du:dateUtc="2025-04-14T01:47:00Z"/>
                <w:rFonts w:ascii="Arial" w:hAnsi="Arial" w:cs="Arial"/>
                <w:sz w:val="16"/>
                <w:szCs w:val="16"/>
                <w:rPrChange w:id="632" w:author="MSAR LEGAL" w:date="2025-04-14T10:18:00Z" w16du:dateUtc="2025-04-14T02:18:00Z">
                  <w:rPr>
                    <w:ins w:id="633" w:author="MSAR LEGAL" w:date="2025-04-14T09:47:00Z" w16du:dateUtc="2025-04-14T01:47:00Z"/>
                    <w:rFonts w:ascii="Arial Narrow" w:hAnsi="Arial Narrow"/>
                    <w:sz w:val="20"/>
                    <w:szCs w:val="20"/>
                  </w:rPr>
                </w:rPrChange>
              </w:rPr>
            </w:pPr>
          </w:p>
        </w:tc>
        <w:tc>
          <w:tcPr>
            <w:tcW w:w="1412" w:type="dxa"/>
            <w:tcBorders>
              <w:right w:val="single" w:sz="4" w:space="0" w:color="auto"/>
            </w:tcBorders>
            <w:tcPrChange w:id="634" w:author="MKS CQS [2]" w:date="2025-04-23T15:38:00Z" w16du:dateUtc="2025-04-23T07:38:00Z">
              <w:tcPr>
                <w:tcW w:w="1354" w:type="dxa"/>
                <w:tcBorders>
                  <w:right w:val="single" w:sz="4" w:space="0" w:color="auto"/>
                </w:tcBorders>
              </w:tcPr>
            </w:tcPrChange>
          </w:tcPr>
          <w:p w14:paraId="0E5DBB4C" w14:textId="781F996D" w:rsidR="003E5A27" w:rsidRPr="00302AD4" w:rsidRDefault="003E5A27" w:rsidP="00331C27">
            <w:pPr>
              <w:rPr>
                <w:ins w:id="635" w:author="MSAR LEGAL" w:date="2025-04-14T09:47:00Z" w16du:dateUtc="2025-04-14T01:47:00Z"/>
                <w:rFonts w:ascii="Arial" w:hAnsi="Arial" w:cs="Arial"/>
                <w:sz w:val="16"/>
                <w:szCs w:val="16"/>
                <w:rPrChange w:id="636" w:author="MSAR LEGAL" w:date="2025-04-14T10:18:00Z" w16du:dateUtc="2025-04-14T02:18:00Z">
                  <w:rPr>
                    <w:ins w:id="637" w:author="MSAR LEGAL" w:date="2025-04-14T09:47:00Z" w16du:dateUtc="2025-04-14T01:47:00Z"/>
                    <w:rFonts w:ascii="Arial Narrow" w:hAnsi="Arial Narrow"/>
                    <w:sz w:val="20"/>
                    <w:szCs w:val="20"/>
                  </w:rPr>
                </w:rPrChange>
              </w:rPr>
            </w:pPr>
          </w:p>
        </w:tc>
        <w:tc>
          <w:tcPr>
            <w:tcW w:w="2557" w:type="dxa"/>
            <w:tcBorders>
              <w:left w:val="single" w:sz="4" w:space="0" w:color="auto"/>
            </w:tcBorders>
            <w:tcPrChange w:id="638" w:author="MKS CQS [2]" w:date="2025-04-23T15:38:00Z" w16du:dateUtc="2025-04-23T07:38:00Z">
              <w:tcPr>
                <w:tcW w:w="880" w:type="dxa"/>
                <w:gridSpan w:val="3"/>
                <w:tcBorders>
                  <w:left w:val="single" w:sz="4" w:space="0" w:color="auto"/>
                </w:tcBorders>
              </w:tcPr>
            </w:tcPrChange>
          </w:tcPr>
          <w:p w14:paraId="7AD74B04" w14:textId="77777777" w:rsidR="003E5A27" w:rsidRPr="00302AD4" w:rsidRDefault="003E5A27" w:rsidP="003E5A27">
            <w:pPr>
              <w:rPr>
                <w:ins w:id="639" w:author="MSAR LEGAL" w:date="2025-04-14T09:47:00Z" w16du:dateUtc="2025-04-14T01:47:00Z"/>
                <w:rFonts w:ascii="Arial" w:hAnsi="Arial" w:cs="Arial"/>
                <w:sz w:val="16"/>
                <w:szCs w:val="16"/>
                <w:rPrChange w:id="640" w:author="MSAR LEGAL" w:date="2025-04-14T10:18:00Z" w16du:dateUtc="2025-04-14T02:18:00Z">
                  <w:rPr>
                    <w:ins w:id="641" w:author="MSAR LEGAL" w:date="2025-04-14T09:47:00Z" w16du:dateUtc="2025-04-14T01:47:00Z"/>
                    <w:rFonts w:ascii="Arial Narrow" w:hAnsi="Arial Narrow"/>
                    <w:sz w:val="20"/>
                    <w:szCs w:val="20"/>
                  </w:rPr>
                </w:rPrChange>
              </w:rPr>
            </w:pPr>
          </w:p>
        </w:tc>
      </w:tr>
      <w:tr w:rsidR="003E5A27" w:rsidRPr="00302AD4" w14:paraId="478447C9" w14:textId="20F8D9E4" w:rsidTr="006A436E">
        <w:trPr>
          <w:trHeight w:val="334"/>
          <w:ins w:id="642" w:author="MSAR LEGAL" w:date="2025-04-14T09:47:00Z"/>
          <w:trPrChange w:id="643" w:author="MKS CQS [2]" w:date="2025-04-23T15:38:00Z" w16du:dateUtc="2025-04-23T07:38:00Z">
            <w:trPr>
              <w:gridAfter w:val="0"/>
              <w:trHeight w:val="334"/>
            </w:trPr>
          </w:trPrChange>
        </w:trPr>
        <w:tc>
          <w:tcPr>
            <w:tcW w:w="1696" w:type="dxa"/>
            <w:tcPrChange w:id="644" w:author="MKS CQS [2]" w:date="2025-04-23T15:38:00Z" w16du:dateUtc="2025-04-23T07:38:00Z">
              <w:tcPr>
                <w:tcW w:w="1696" w:type="dxa"/>
              </w:tcPr>
            </w:tcPrChange>
          </w:tcPr>
          <w:p w14:paraId="080652F7" w14:textId="2C76BE18" w:rsidR="003E5A27" w:rsidRPr="00302AD4" w:rsidRDefault="003E5A27" w:rsidP="00331C27">
            <w:pPr>
              <w:rPr>
                <w:ins w:id="645" w:author="MSAR LEGAL" w:date="2025-04-14T09:47:00Z" w16du:dateUtc="2025-04-14T01:47:00Z"/>
                <w:rFonts w:ascii="Arial" w:hAnsi="Arial" w:cs="Arial"/>
                <w:sz w:val="16"/>
                <w:szCs w:val="16"/>
                <w:rPrChange w:id="646" w:author="MSAR LEGAL" w:date="2025-04-14T10:18:00Z" w16du:dateUtc="2025-04-14T02:18:00Z">
                  <w:rPr>
                    <w:ins w:id="647" w:author="MSAR LEGAL" w:date="2025-04-14T09:47:00Z" w16du:dateUtc="2025-04-14T01:47:00Z"/>
                    <w:rFonts w:ascii="Arial Narrow" w:hAnsi="Arial Narrow"/>
                    <w:sz w:val="20"/>
                    <w:szCs w:val="20"/>
                  </w:rPr>
                </w:rPrChange>
              </w:rPr>
            </w:pPr>
          </w:p>
        </w:tc>
        <w:tc>
          <w:tcPr>
            <w:tcW w:w="2694" w:type="dxa"/>
            <w:tcPrChange w:id="648" w:author="MKS CQS [2]" w:date="2025-04-23T15:38:00Z" w16du:dateUtc="2025-04-23T07:38:00Z">
              <w:tcPr>
                <w:tcW w:w="2694" w:type="dxa"/>
              </w:tcPr>
            </w:tcPrChange>
          </w:tcPr>
          <w:p w14:paraId="75A99343" w14:textId="44B53124" w:rsidR="003E5A27" w:rsidRPr="00302AD4" w:rsidRDefault="003E5A27" w:rsidP="00331C27">
            <w:pPr>
              <w:rPr>
                <w:ins w:id="649" w:author="MSAR LEGAL" w:date="2025-04-14T09:47:00Z" w16du:dateUtc="2025-04-14T01:47:00Z"/>
                <w:rFonts w:ascii="Arial" w:hAnsi="Arial" w:cs="Arial"/>
                <w:sz w:val="16"/>
                <w:szCs w:val="16"/>
                <w:rPrChange w:id="650" w:author="MSAR LEGAL" w:date="2025-04-14T10:18:00Z" w16du:dateUtc="2025-04-14T02:18:00Z">
                  <w:rPr>
                    <w:ins w:id="651" w:author="MSAR LEGAL" w:date="2025-04-14T09:47:00Z" w16du:dateUtc="2025-04-14T01:47:00Z"/>
                    <w:rFonts w:ascii="Arial Narrow" w:hAnsi="Arial Narrow"/>
                    <w:sz w:val="20"/>
                    <w:szCs w:val="20"/>
                  </w:rPr>
                </w:rPrChange>
              </w:rPr>
            </w:pPr>
            <w:ins w:id="652" w:author="MSAR LEGAL" w:date="2025-04-14T09:47:00Z" w16du:dateUtc="2025-04-14T01:47:00Z">
              <w:r w:rsidRPr="00302AD4">
                <w:rPr>
                  <w:rFonts w:ascii="Arial" w:hAnsi="Arial" w:cs="Arial"/>
                  <w:sz w:val="16"/>
                  <w:szCs w:val="16"/>
                  <w:rPrChange w:id="653" w:author="MSAR LEGAL" w:date="2025-04-14T10:18:00Z" w16du:dateUtc="2025-04-14T02:18:00Z">
                    <w:rPr>
                      <w:rFonts w:ascii="Arial Narrow" w:hAnsi="Arial Narrow"/>
                      <w:sz w:val="20"/>
                      <w:szCs w:val="20"/>
                    </w:rPr>
                  </w:rPrChange>
                </w:rPr>
                <w:t xml:space="preserve"> </w:t>
              </w:r>
            </w:ins>
          </w:p>
        </w:tc>
        <w:tc>
          <w:tcPr>
            <w:tcW w:w="1984" w:type="dxa"/>
            <w:tcPrChange w:id="654" w:author="MKS CQS [2]" w:date="2025-04-23T15:38:00Z" w16du:dateUtc="2025-04-23T07:38:00Z">
              <w:tcPr>
                <w:tcW w:w="1984" w:type="dxa"/>
              </w:tcPr>
            </w:tcPrChange>
          </w:tcPr>
          <w:p w14:paraId="058360C3" w14:textId="1DAB3590" w:rsidR="003E5A27" w:rsidRPr="00302AD4" w:rsidRDefault="003E5A27" w:rsidP="00331C27">
            <w:pPr>
              <w:rPr>
                <w:ins w:id="655" w:author="MSAR LEGAL" w:date="2025-04-14T09:47:00Z" w16du:dateUtc="2025-04-14T01:47:00Z"/>
                <w:rFonts w:ascii="Arial" w:hAnsi="Arial" w:cs="Arial"/>
                <w:sz w:val="16"/>
                <w:szCs w:val="16"/>
                <w:rPrChange w:id="656" w:author="MSAR LEGAL" w:date="2025-04-14T10:18:00Z" w16du:dateUtc="2025-04-14T02:18:00Z">
                  <w:rPr>
                    <w:ins w:id="657" w:author="MSAR LEGAL" w:date="2025-04-14T09:47:00Z" w16du:dateUtc="2025-04-14T01:47:00Z"/>
                    <w:rFonts w:ascii="Arial Narrow" w:hAnsi="Arial Narrow"/>
                    <w:sz w:val="20"/>
                    <w:szCs w:val="20"/>
                  </w:rPr>
                </w:rPrChange>
              </w:rPr>
            </w:pPr>
          </w:p>
        </w:tc>
        <w:tc>
          <w:tcPr>
            <w:tcW w:w="1412" w:type="dxa"/>
            <w:tcBorders>
              <w:right w:val="single" w:sz="4" w:space="0" w:color="auto"/>
            </w:tcBorders>
            <w:tcPrChange w:id="658" w:author="MKS CQS [2]" w:date="2025-04-23T15:38:00Z" w16du:dateUtc="2025-04-23T07:38:00Z">
              <w:tcPr>
                <w:tcW w:w="1411" w:type="dxa"/>
                <w:gridSpan w:val="2"/>
                <w:tcBorders>
                  <w:right w:val="single" w:sz="4" w:space="0" w:color="auto"/>
                </w:tcBorders>
              </w:tcPr>
            </w:tcPrChange>
          </w:tcPr>
          <w:p w14:paraId="24F78A60" w14:textId="532B106D" w:rsidR="003E5A27" w:rsidRPr="00302AD4" w:rsidRDefault="003E5A27" w:rsidP="00331C27">
            <w:pPr>
              <w:rPr>
                <w:ins w:id="659" w:author="MSAR LEGAL" w:date="2025-04-14T09:47:00Z" w16du:dateUtc="2025-04-14T01:47:00Z"/>
                <w:rFonts w:ascii="Arial" w:hAnsi="Arial" w:cs="Arial"/>
                <w:sz w:val="16"/>
                <w:szCs w:val="16"/>
                <w:rPrChange w:id="660" w:author="MSAR LEGAL" w:date="2025-04-14T10:18:00Z" w16du:dateUtc="2025-04-14T02:18:00Z">
                  <w:rPr>
                    <w:ins w:id="661" w:author="MSAR LEGAL" w:date="2025-04-14T09:47:00Z" w16du:dateUtc="2025-04-14T01:47:00Z"/>
                    <w:rFonts w:ascii="Arial Narrow" w:hAnsi="Arial Narrow"/>
                    <w:sz w:val="20"/>
                    <w:szCs w:val="20"/>
                  </w:rPr>
                </w:rPrChange>
              </w:rPr>
            </w:pPr>
          </w:p>
        </w:tc>
        <w:tc>
          <w:tcPr>
            <w:tcW w:w="2557" w:type="dxa"/>
            <w:tcBorders>
              <w:left w:val="single" w:sz="4" w:space="0" w:color="auto"/>
            </w:tcBorders>
            <w:tcPrChange w:id="662" w:author="MKS CQS [2]" w:date="2025-04-23T15:38:00Z" w16du:dateUtc="2025-04-23T07:38:00Z">
              <w:tcPr>
                <w:tcW w:w="823" w:type="dxa"/>
                <w:gridSpan w:val="2"/>
                <w:tcBorders>
                  <w:left w:val="single" w:sz="4" w:space="0" w:color="auto"/>
                </w:tcBorders>
              </w:tcPr>
            </w:tcPrChange>
          </w:tcPr>
          <w:p w14:paraId="05CBBABA" w14:textId="77777777" w:rsidR="003E5A27" w:rsidRPr="00302AD4" w:rsidRDefault="003E5A27" w:rsidP="003E5A27">
            <w:pPr>
              <w:rPr>
                <w:ins w:id="663" w:author="MSAR LEGAL" w:date="2025-04-14T09:47:00Z" w16du:dateUtc="2025-04-14T01:47:00Z"/>
                <w:rFonts w:ascii="Arial" w:hAnsi="Arial" w:cs="Arial"/>
                <w:sz w:val="16"/>
                <w:szCs w:val="16"/>
                <w:rPrChange w:id="664" w:author="MSAR LEGAL" w:date="2025-04-14T10:18:00Z" w16du:dateUtc="2025-04-14T02:18:00Z">
                  <w:rPr>
                    <w:ins w:id="665" w:author="MSAR LEGAL" w:date="2025-04-14T09:47:00Z" w16du:dateUtc="2025-04-14T01:47:00Z"/>
                    <w:rFonts w:ascii="Arial Narrow" w:hAnsi="Arial Narrow"/>
                    <w:sz w:val="20"/>
                    <w:szCs w:val="20"/>
                  </w:rPr>
                </w:rPrChange>
              </w:rPr>
            </w:pPr>
          </w:p>
        </w:tc>
      </w:tr>
      <w:tr w:rsidR="003E5A27" w:rsidRPr="00302AD4" w14:paraId="1EFA48DB" w14:textId="5C0AD431" w:rsidTr="006A436E">
        <w:trPr>
          <w:trHeight w:val="334"/>
          <w:ins w:id="666" w:author="MSAR LEGAL" w:date="2025-04-14T09:47:00Z"/>
          <w:trPrChange w:id="667" w:author="MKS CQS [2]" w:date="2025-04-23T15:38:00Z" w16du:dateUtc="2025-04-23T07:38:00Z">
            <w:trPr>
              <w:gridAfter w:val="0"/>
              <w:trHeight w:val="334"/>
            </w:trPr>
          </w:trPrChange>
        </w:trPr>
        <w:tc>
          <w:tcPr>
            <w:tcW w:w="1696" w:type="dxa"/>
            <w:tcPrChange w:id="668" w:author="MKS CQS [2]" w:date="2025-04-23T15:38:00Z" w16du:dateUtc="2025-04-23T07:38:00Z">
              <w:tcPr>
                <w:tcW w:w="1696" w:type="dxa"/>
              </w:tcPr>
            </w:tcPrChange>
          </w:tcPr>
          <w:p w14:paraId="38C2CBBA" w14:textId="66D32628" w:rsidR="003E5A27" w:rsidRPr="00302AD4" w:rsidRDefault="003E5A27" w:rsidP="00331C27">
            <w:pPr>
              <w:rPr>
                <w:ins w:id="669" w:author="MSAR LEGAL" w:date="2025-04-14T09:47:00Z" w16du:dateUtc="2025-04-14T01:47:00Z"/>
                <w:rFonts w:ascii="Arial" w:hAnsi="Arial" w:cs="Arial"/>
                <w:sz w:val="16"/>
                <w:szCs w:val="16"/>
                <w:rPrChange w:id="670" w:author="MSAR LEGAL" w:date="2025-04-14T10:18:00Z" w16du:dateUtc="2025-04-14T02:18:00Z">
                  <w:rPr>
                    <w:ins w:id="671" w:author="MSAR LEGAL" w:date="2025-04-14T09:47:00Z" w16du:dateUtc="2025-04-14T01:47:00Z"/>
                    <w:rFonts w:ascii="Arial Narrow" w:hAnsi="Arial Narrow"/>
                    <w:sz w:val="20"/>
                    <w:szCs w:val="20"/>
                  </w:rPr>
                </w:rPrChange>
              </w:rPr>
            </w:pPr>
          </w:p>
        </w:tc>
        <w:tc>
          <w:tcPr>
            <w:tcW w:w="2694" w:type="dxa"/>
            <w:tcPrChange w:id="672" w:author="MKS CQS [2]" w:date="2025-04-23T15:38:00Z" w16du:dateUtc="2025-04-23T07:38:00Z">
              <w:tcPr>
                <w:tcW w:w="2694" w:type="dxa"/>
              </w:tcPr>
            </w:tcPrChange>
          </w:tcPr>
          <w:p w14:paraId="240E7304" w14:textId="2DD2EAF3" w:rsidR="003E5A27" w:rsidRPr="00302AD4" w:rsidRDefault="003E5A27" w:rsidP="00331C27">
            <w:pPr>
              <w:rPr>
                <w:ins w:id="673" w:author="MSAR LEGAL" w:date="2025-04-14T09:47:00Z" w16du:dateUtc="2025-04-14T01:47:00Z"/>
                <w:rFonts w:ascii="Arial" w:hAnsi="Arial" w:cs="Arial"/>
                <w:sz w:val="16"/>
                <w:szCs w:val="16"/>
                <w:rPrChange w:id="674" w:author="MSAR LEGAL" w:date="2025-04-14T10:18:00Z" w16du:dateUtc="2025-04-14T02:18:00Z">
                  <w:rPr>
                    <w:ins w:id="675" w:author="MSAR LEGAL" w:date="2025-04-14T09:47:00Z" w16du:dateUtc="2025-04-14T01:47:00Z"/>
                    <w:rFonts w:ascii="Arial Narrow" w:hAnsi="Arial Narrow"/>
                    <w:sz w:val="20"/>
                    <w:szCs w:val="20"/>
                  </w:rPr>
                </w:rPrChange>
              </w:rPr>
            </w:pPr>
          </w:p>
        </w:tc>
        <w:tc>
          <w:tcPr>
            <w:tcW w:w="1984" w:type="dxa"/>
            <w:tcPrChange w:id="676" w:author="MKS CQS [2]" w:date="2025-04-23T15:38:00Z" w16du:dateUtc="2025-04-23T07:38:00Z">
              <w:tcPr>
                <w:tcW w:w="1984" w:type="dxa"/>
              </w:tcPr>
            </w:tcPrChange>
          </w:tcPr>
          <w:p w14:paraId="595F2F20" w14:textId="7BC9651A" w:rsidR="003E5A27" w:rsidRPr="00302AD4" w:rsidRDefault="003E5A27" w:rsidP="00331C27">
            <w:pPr>
              <w:rPr>
                <w:ins w:id="677" w:author="MSAR LEGAL" w:date="2025-04-14T09:47:00Z" w16du:dateUtc="2025-04-14T01:47:00Z"/>
                <w:rFonts w:ascii="Arial" w:hAnsi="Arial" w:cs="Arial"/>
                <w:sz w:val="16"/>
                <w:szCs w:val="16"/>
                <w:rPrChange w:id="678" w:author="MSAR LEGAL" w:date="2025-04-14T10:18:00Z" w16du:dateUtc="2025-04-14T02:18:00Z">
                  <w:rPr>
                    <w:ins w:id="679" w:author="MSAR LEGAL" w:date="2025-04-14T09:47:00Z" w16du:dateUtc="2025-04-14T01:47:00Z"/>
                    <w:rFonts w:ascii="Arial Narrow" w:hAnsi="Arial Narrow"/>
                    <w:sz w:val="20"/>
                    <w:szCs w:val="20"/>
                  </w:rPr>
                </w:rPrChange>
              </w:rPr>
            </w:pPr>
            <w:ins w:id="680" w:author="MSAR LEGAL" w:date="2025-04-14T09:47:00Z" w16du:dateUtc="2025-04-14T01:47:00Z">
              <w:r w:rsidRPr="00302AD4">
                <w:rPr>
                  <w:rFonts w:ascii="Arial" w:hAnsi="Arial" w:cs="Arial"/>
                  <w:sz w:val="16"/>
                  <w:szCs w:val="16"/>
                  <w:rPrChange w:id="681" w:author="MSAR LEGAL" w:date="2025-04-14T10:18:00Z" w16du:dateUtc="2025-04-14T02:18:00Z">
                    <w:rPr>
                      <w:rFonts w:ascii="Arial Narrow" w:hAnsi="Arial Narrow"/>
                      <w:sz w:val="20"/>
                      <w:szCs w:val="20"/>
                    </w:rPr>
                  </w:rPrChange>
                </w:rPr>
                <w:t xml:space="preserve"> </w:t>
              </w:r>
            </w:ins>
          </w:p>
        </w:tc>
        <w:tc>
          <w:tcPr>
            <w:tcW w:w="1412" w:type="dxa"/>
            <w:tcBorders>
              <w:right w:val="single" w:sz="4" w:space="0" w:color="auto"/>
            </w:tcBorders>
            <w:tcPrChange w:id="682" w:author="MKS CQS [2]" w:date="2025-04-23T15:38:00Z" w16du:dateUtc="2025-04-23T07:38:00Z">
              <w:tcPr>
                <w:tcW w:w="1411" w:type="dxa"/>
                <w:gridSpan w:val="2"/>
                <w:tcBorders>
                  <w:right w:val="single" w:sz="4" w:space="0" w:color="auto"/>
                </w:tcBorders>
              </w:tcPr>
            </w:tcPrChange>
          </w:tcPr>
          <w:p w14:paraId="159C0F0E" w14:textId="13743215" w:rsidR="003E5A27" w:rsidRPr="00302AD4" w:rsidRDefault="003E5A27" w:rsidP="00331C27">
            <w:pPr>
              <w:rPr>
                <w:ins w:id="683" w:author="MSAR LEGAL" w:date="2025-04-14T09:47:00Z" w16du:dateUtc="2025-04-14T01:47:00Z"/>
                <w:rFonts w:ascii="Arial" w:hAnsi="Arial" w:cs="Arial"/>
                <w:sz w:val="16"/>
                <w:szCs w:val="16"/>
                <w:rPrChange w:id="684" w:author="MSAR LEGAL" w:date="2025-04-14T10:18:00Z" w16du:dateUtc="2025-04-14T02:18:00Z">
                  <w:rPr>
                    <w:ins w:id="685" w:author="MSAR LEGAL" w:date="2025-04-14T09:47:00Z" w16du:dateUtc="2025-04-14T01:47:00Z"/>
                    <w:rFonts w:ascii="Arial Narrow" w:hAnsi="Arial Narrow"/>
                    <w:sz w:val="20"/>
                    <w:szCs w:val="20"/>
                  </w:rPr>
                </w:rPrChange>
              </w:rPr>
            </w:pPr>
          </w:p>
        </w:tc>
        <w:tc>
          <w:tcPr>
            <w:tcW w:w="2557" w:type="dxa"/>
            <w:tcBorders>
              <w:left w:val="single" w:sz="4" w:space="0" w:color="auto"/>
            </w:tcBorders>
            <w:tcPrChange w:id="686" w:author="MKS CQS [2]" w:date="2025-04-23T15:38:00Z" w16du:dateUtc="2025-04-23T07:38:00Z">
              <w:tcPr>
                <w:tcW w:w="823" w:type="dxa"/>
                <w:gridSpan w:val="2"/>
                <w:tcBorders>
                  <w:left w:val="single" w:sz="4" w:space="0" w:color="auto"/>
                </w:tcBorders>
              </w:tcPr>
            </w:tcPrChange>
          </w:tcPr>
          <w:p w14:paraId="267B3677" w14:textId="77777777" w:rsidR="003E5A27" w:rsidRPr="00302AD4" w:rsidRDefault="003E5A27" w:rsidP="003E5A27">
            <w:pPr>
              <w:rPr>
                <w:ins w:id="687" w:author="MSAR LEGAL" w:date="2025-04-14T09:47:00Z" w16du:dateUtc="2025-04-14T01:47:00Z"/>
                <w:rFonts w:ascii="Arial" w:hAnsi="Arial" w:cs="Arial"/>
                <w:sz w:val="16"/>
                <w:szCs w:val="16"/>
                <w:rPrChange w:id="688" w:author="MSAR LEGAL" w:date="2025-04-14T10:18:00Z" w16du:dateUtc="2025-04-14T02:18:00Z">
                  <w:rPr>
                    <w:ins w:id="689" w:author="MSAR LEGAL" w:date="2025-04-14T09:47:00Z" w16du:dateUtc="2025-04-14T01:47:00Z"/>
                    <w:rFonts w:ascii="Arial Narrow" w:hAnsi="Arial Narrow"/>
                    <w:sz w:val="20"/>
                    <w:szCs w:val="20"/>
                  </w:rPr>
                </w:rPrChange>
              </w:rPr>
            </w:pPr>
          </w:p>
        </w:tc>
      </w:tr>
      <w:tr w:rsidR="003E5A27" w:rsidRPr="00302AD4" w14:paraId="28364CE5" w14:textId="4FCF30DA" w:rsidTr="006A436E">
        <w:trPr>
          <w:trHeight w:val="334"/>
          <w:ins w:id="690" w:author="MSAR LEGAL" w:date="2025-04-14T09:47:00Z"/>
          <w:trPrChange w:id="691" w:author="MKS CQS [2]" w:date="2025-04-23T15:38:00Z" w16du:dateUtc="2025-04-23T07:38:00Z">
            <w:trPr>
              <w:gridAfter w:val="0"/>
              <w:trHeight w:val="334"/>
            </w:trPr>
          </w:trPrChange>
        </w:trPr>
        <w:tc>
          <w:tcPr>
            <w:tcW w:w="1696" w:type="dxa"/>
            <w:tcPrChange w:id="692" w:author="MKS CQS [2]" w:date="2025-04-23T15:38:00Z" w16du:dateUtc="2025-04-23T07:38:00Z">
              <w:tcPr>
                <w:tcW w:w="1696" w:type="dxa"/>
              </w:tcPr>
            </w:tcPrChange>
          </w:tcPr>
          <w:p w14:paraId="02C9B8F4" w14:textId="74DDE3BC" w:rsidR="003E5A27" w:rsidRPr="00302AD4" w:rsidRDefault="003E5A27" w:rsidP="00331C27">
            <w:pPr>
              <w:rPr>
                <w:ins w:id="693" w:author="MSAR LEGAL" w:date="2025-04-14T09:47:00Z" w16du:dateUtc="2025-04-14T01:47:00Z"/>
                <w:rFonts w:ascii="Arial" w:hAnsi="Arial" w:cs="Arial"/>
                <w:sz w:val="16"/>
                <w:szCs w:val="16"/>
                <w:rPrChange w:id="694" w:author="MSAR LEGAL" w:date="2025-04-14T10:18:00Z" w16du:dateUtc="2025-04-14T02:18:00Z">
                  <w:rPr>
                    <w:ins w:id="695" w:author="MSAR LEGAL" w:date="2025-04-14T09:47:00Z" w16du:dateUtc="2025-04-14T01:47:00Z"/>
                    <w:rFonts w:ascii="Arial Narrow" w:hAnsi="Arial Narrow"/>
                    <w:sz w:val="20"/>
                    <w:szCs w:val="20"/>
                  </w:rPr>
                </w:rPrChange>
              </w:rPr>
            </w:pPr>
          </w:p>
        </w:tc>
        <w:tc>
          <w:tcPr>
            <w:tcW w:w="2694" w:type="dxa"/>
            <w:tcPrChange w:id="696" w:author="MKS CQS [2]" w:date="2025-04-23T15:38:00Z" w16du:dateUtc="2025-04-23T07:38:00Z">
              <w:tcPr>
                <w:tcW w:w="2694" w:type="dxa"/>
              </w:tcPr>
            </w:tcPrChange>
          </w:tcPr>
          <w:p w14:paraId="0FC90F62" w14:textId="37754B12" w:rsidR="003E5A27" w:rsidRPr="00302AD4" w:rsidRDefault="003E5A27" w:rsidP="00331C27">
            <w:pPr>
              <w:rPr>
                <w:ins w:id="697" w:author="MSAR LEGAL" w:date="2025-04-14T09:47:00Z" w16du:dateUtc="2025-04-14T01:47:00Z"/>
                <w:rFonts w:ascii="Arial" w:hAnsi="Arial" w:cs="Arial"/>
                <w:sz w:val="16"/>
                <w:szCs w:val="16"/>
                <w:rPrChange w:id="698" w:author="MSAR LEGAL" w:date="2025-04-14T10:18:00Z" w16du:dateUtc="2025-04-14T02:18:00Z">
                  <w:rPr>
                    <w:ins w:id="699" w:author="MSAR LEGAL" w:date="2025-04-14T09:47:00Z" w16du:dateUtc="2025-04-14T01:47:00Z"/>
                    <w:rFonts w:ascii="Arial Narrow" w:hAnsi="Arial Narrow"/>
                    <w:sz w:val="20"/>
                    <w:szCs w:val="20"/>
                  </w:rPr>
                </w:rPrChange>
              </w:rPr>
            </w:pPr>
          </w:p>
        </w:tc>
        <w:tc>
          <w:tcPr>
            <w:tcW w:w="1984" w:type="dxa"/>
            <w:tcPrChange w:id="700" w:author="MKS CQS [2]" w:date="2025-04-23T15:38:00Z" w16du:dateUtc="2025-04-23T07:38:00Z">
              <w:tcPr>
                <w:tcW w:w="1984" w:type="dxa"/>
              </w:tcPr>
            </w:tcPrChange>
          </w:tcPr>
          <w:p w14:paraId="2F5FD28F" w14:textId="5C0ACC08" w:rsidR="003E5A27" w:rsidRPr="00302AD4" w:rsidRDefault="003E5A27" w:rsidP="00331C27">
            <w:pPr>
              <w:rPr>
                <w:ins w:id="701" w:author="MSAR LEGAL" w:date="2025-04-14T09:47:00Z" w16du:dateUtc="2025-04-14T01:47:00Z"/>
                <w:rFonts w:ascii="Arial" w:hAnsi="Arial" w:cs="Arial"/>
                <w:sz w:val="16"/>
                <w:szCs w:val="16"/>
                <w:rPrChange w:id="702" w:author="MSAR LEGAL" w:date="2025-04-14T10:18:00Z" w16du:dateUtc="2025-04-14T02:18:00Z">
                  <w:rPr>
                    <w:ins w:id="703" w:author="MSAR LEGAL" w:date="2025-04-14T09:47:00Z" w16du:dateUtc="2025-04-14T01:47:00Z"/>
                    <w:rFonts w:ascii="Arial Narrow" w:hAnsi="Arial Narrow"/>
                    <w:sz w:val="20"/>
                    <w:szCs w:val="20"/>
                  </w:rPr>
                </w:rPrChange>
              </w:rPr>
            </w:pPr>
          </w:p>
        </w:tc>
        <w:tc>
          <w:tcPr>
            <w:tcW w:w="1412" w:type="dxa"/>
            <w:tcBorders>
              <w:right w:val="single" w:sz="4" w:space="0" w:color="auto"/>
            </w:tcBorders>
            <w:tcPrChange w:id="704" w:author="MKS CQS [2]" w:date="2025-04-23T15:38:00Z" w16du:dateUtc="2025-04-23T07:38:00Z">
              <w:tcPr>
                <w:tcW w:w="1411" w:type="dxa"/>
                <w:gridSpan w:val="2"/>
                <w:tcBorders>
                  <w:right w:val="single" w:sz="4" w:space="0" w:color="auto"/>
                </w:tcBorders>
              </w:tcPr>
            </w:tcPrChange>
          </w:tcPr>
          <w:p w14:paraId="2A916E04" w14:textId="2B27D480" w:rsidR="003E5A27" w:rsidRPr="00302AD4" w:rsidRDefault="003E5A27" w:rsidP="00331C27">
            <w:pPr>
              <w:rPr>
                <w:ins w:id="705" w:author="MSAR LEGAL" w:date="2025-04-14T09:47:00Z" w16du:dateUtc="2025-04-14T01:47:00Z"/>
                <w:rFonts w:ascii="Arial" w:hAnsi="Arial" w:cs="Arial"/>
                <w:sz w:val="16"/>
                <w:szCs w:val="16"/>
                <w:rPrChange w:id="706" w:author="MSAR LEGAL" w:date="2025-04-14T10:18:00Z" w16du:dateUtc="2025-04-14T02:18:00Z">
                  <w:rPr>
                    <w:ins w:id="707" w:author="MSAR LEGAL" w:date="2025-04-14T09:47:00Z" w16du:dateUtc="2025-04-14T01:47:00Z"/>
                    <w:rFonts w:ascii="Arial Narrow" w:hAnsi="Arial Narrow"/>
                    <w:sz w:val="20"/>
                    <w:szCs w:val="20"/>
                  </w:rPr>
                </w:rPrChange>
              </w:rPr>
            </w:pPr>
          </w:p>
        </w:tc>
        <w:tc>
          <w:tcPr>
            <w:tcW w:w="2557" w:type="dxa"/>
            <w:tcBorders>
              <w:left w:val="single" w:sz="4" w:space="0" w:color="auto"/>
            </w:tcBorders>
            <w:tcPrChange w:id="708" w:author="MKS CQS [2]" w:date="2025-04-23T15:38:00Z" w16du:dateUtc="2025-04-23T07:38:00Z">
              <w:tcPr>
                <w:tcW w:w="823" w:type="dxa"/>
                <w:gridSpan w:val="2"/>
                <w:tcBorders>
                  <w:left w:val="single" w:sz="4" w:space="0" w:color="auto"/>
                </w:tcBorders>
              </w:tcPr>
            </w:tcPrChange>
          </w:tcPr>
          <w:p w14:paraId="5A91EE37" w14:textId="77777777" w:rsidR="003E5A27" w:rsidRPr="00302AD4" w:rsidRDefault="003E5A27" w:rsidP="003E5A27">
            <w:pPr>
              <w:rPr>
                <w:ins w:id="709" w:author="MSAR LEGAL" w:date="2025-04-14T09:47:00Z" w16du:dateUtc="2025-04-14T01:47:00Z"/>
                <w:rFonts w:ascii="Arial" w:hAnsi="Arial" w:cs="Arial"/>
                <w:sz w:val="16"/>
                <w:szCs w:val="16"/>
                <w:rPrChange w:id="710" w:author="MSAR LEGAL" w:date="2025-04-14T10:18:00Z" w16du:dateUtc="2025-04-14T02:18:00Z">
                  <w:rPr>
                    <w:ins w:id="711" w:author="MSAR LEGAL" w:date="2025-04-14T09:47:00Z" w16du:dateUtc="2025-04-14T01:47:00Z"/>
                    <w:rFonts w:ascii="Arial Narrow" w:hAnsi="Arial Narrow"/>
                    <w:sz w:val="20"/>
                    <w:szCs w:val="20"/>
                  </w:rPr>
                </w:rPrChange>
              </w:rPr>
            </w:pPr>
          </w:p>
        </w:tc>
      </w:tr>
      <w:tr w:rsidR="003E5A27" w:rsidRPr="00302AD4" w14:paraId="0EEEC609" w14:textId="568BC024" w:rsidTr="006A436E">
        <w:trPr>
          <w:trHeight w:val="334"/>
          <w:ins w:id="712" w:author="MSAR LEGAL" w:date="2025-04-14T09:47:00Z"/>
          <w:trPrChange w:id="713" w:author="MKS CQS [2]" w:date="2025-04-23T15:38:00Z" w16du:dateUtc="2025-04-23T07:38:00Z">
            <w:trPr>
              <w:gridAfter w:val="0"/>
              <w:trHeight w:val="334"/>
            </w:trPr>
          </w:trPrChange>
        </w:trPr>
        <w:tc>
          <w:tcPr>
            <w:tcW w:w="1696" w:type="dxa"/>
            <w:tcPrChange w:id="714" w:author="MKS CQS [2]" w:date="2025-04-23T15:38:00Z" w16du:dateUtc="2025-04-23T07:38:00Z">
              <w:tcPr>
                <w:tcW w:w="1696" w:type="dxa"/>
              </w:tcPr>
            </w:tcPrChange>
          </w:tcPr>
          <w:p w14:paraId="4630C4EF" w14:textId="771A3BD1" w:rsidR="003E5A27" w:rsidRPr="00302AD4" w:rsidRDefault="003E5A27" w:rsidP="00331C27">
            <w:pPr>
              <w:rPr>
                <w:ins w:id="715" w:author="MSAR LEGAL" w:date="2025-04-14T09:47:00Z" w16du:dateUtc="2025-04-14T01:47:00Z"/>
                <w:rFonts w:ascii="Arial" w:hAnsi="Arial" w:cs="Arial"/>
                <w:sz w:val="16"/>
                <w:szCs w:val="16"/>
                <w:rPrChange w:id="716" w:author="MSAR LEGAL" w:date="2025-04-14T10:18:00Z" w16du:dateUtc="2025-04-14T02:18:00Z">
                  <w:rPr>
                    <w:ins w:id="717" w:author="MSAR LEGAL" w:date="2025-04-14T09:47:00Z" w16du:dateUtc="2025-04-14T01:47:00Z"/>
                    <w:rFonts w:ascii="Arial Narrow" w:hAnsi="Arial Narrow"/>
                    <w:sz w:val="20"/>
                    <w:szCs w:val="20"/>
                  </w:rPr>
                </w:rPrChange>
              </w:rPr>
            </w:pPr>
          </w:p>
        </w:tc>
        <w:tc>
          <w:tcPr>
            <w:tcW w:w="2694" w:type="dxa"/>
            <w:tcPrChange w:id="718" w:author="MKS CQS [2]" w:date="2025-04-23T15:38:00Z" w16du:dateUtc="2025-04-23T07:38:00Z">
              <w:tcPr>
                <w:tcW w:w="2694" w:type="dxa"/>
              </w:tcPr>
            </w:tcPrChange>
          </w:tcPr>
          <w:p w14:paraId="57FFD333" w14:textId="796981B9" w:rsidR="003E5A27" w:rsidRPr="00302AD4" w:rsidRDefault="003E5A27" w:rsidP="00331C27">
            <w:pPr>
              <w:rPr>
                <w:ins w:id="719" w:author="MSAR LEGAL" w:date="2025-04-14T09:47:00Z" w16du:dateUtc="2025-04-14T01:47:00Z"/>
                <w:rFonts w:ascii="Arial" w:hAnsi="Arial" w:cs="Arial"/>
                <w:sz w:val="16"/>
                <w:szCs w:val="16"/>
                <w:rPrChange w:id="720" w:author="MSAR LEGAL" w:date="2025-04-14T10:18:00Z" w16du:dateUtc="2025-04-14T02:18:00Z">
                  <w:rPr>
                    <w:ins w:id="721" w:author="MSAR LEGAL" w:date="2025-04-14T09:47:00Z" w16du:dateUtc="2025-04-14T01:47:00Z"/>
                    <w:rFonts w:ascii="Arial Narrow" w:hAnsi="Arial Narrow"/>
                    <w:sz w:val="20"/>
                    <w:szCs w:val="20"/>
                  </w:rPr>
                </w:rPrChange>
              </w:rPr>
            </w:pPr>
            <w:ins w:id="722" w:author="MSAR LEGAL" w:date="2025-04-14T09:47:00Z" w16du:dateUtc="2025-04-14T01:47:00Z">
              <w:r w:rsidRPr="00302AD4">
                <w:rPr>
                  <w:rFonts w:ascii="Arial" w:hAnsi="Arial" w:cs="Arial"/>
                  <w:sz w:val="16"/>
                  <w:szCs w:val="16"/>
                  <w:rPrChange w:id="723" w:author="MSAR LEGAL" w:date="2025-04-14T10:18:00Z" w16du:dateUtc="2025-04-14T02:18:00Z">
                    <w:rPr>
                      <w:rFonts w:ascii="Arial Narrow" w:hAnsi="Arial Narrow"/>
                      <w:sz w:val="20"/>
                      <w:szCs w:val="20"/>
                    </w:rPr>
                  </w:rPrChange>
                </w:rPr>
                <w:t xml:space="preserve"> </w:t>
              </w:r>
            </w:ins>
          </w:p>
        </w:tc>
        <w:tc>
          <w:tcPr>
            <w:tcW w:w="1984" w:type="dxa"/>
            <w:tcPrChange w:id="724" w:author="MKS CQS [2]" w:date="2025-04-23T15:38:00Z" w16du:dateUtc="2025-04-23T07:38:00Z">
              <w:tcPr>
                <w:tcW w:w="1984" w:type="dxa"/>
              </w:tcPr>
            </w:tcPrChange>
          </w:tcPr>
          <w:p w14:paraId="0C562538" w14:textId="4BFEC181" w:rsidR="003E5A27" w:rsidRPr="00302AD4" w:rsidRDefault="003E5A27" w:rsidP="00331C27">
            <w:pPr>
              <w:rPr>
                <w:ins w:id="725" w:author="MSAR LEGAL" w:date="2025-04-14T09:47:00Z" w16du:dateUtc="2025-04-14T01:47:00Z"/>
                <w:rFonts w:ascii="Arial" w:hAnsi="Arial" w:cs="Arial"/>
                <w:sz w:val="16"/>
                <w:szCs w:val="16"/>
                <w:rPrChange w:id="726" w:author="MSAR LEGAL" w:date="2025-04-14T10:18:00Z" w16du:dateUtc="2025-04-14T02:18:00Z">
                  <w:rPr>
                    <w:ins w:id="727" w:author="MSAR LEGAL" w:date="2025-04-14T09:47:00Z" w16du:dateUtc="2025-04-14T01:47:00Z"/>
                    <w:rFonts w:ascii="Arial Narrow" w:hAnsi="Arial Narrow"/>
                    <w:sz w:val="20"/>
                    <w:szCs w:val="20"/>
                  </w:rPr>
                </w:rPrChange>
              </w:rPr>
            </w:pPr>
          </w:p>
        </w:tc>
        <w:tc>
          <w:tcPr>
            <w:tcW w:w="1412" w:type="dxa"/>
            <w:tcBorders>
              <w:right w:val="single" w:sz="4" w:space="0" w:color="auto"/>
            </w:tcBorders>
            <w:tcPrChange w:id="728" w:author="MKS CQS [2]" w:date="2025-04-23T15:38:00Z" w16du:dateUtc="2025-04-23T07:38:00Z">
              <w:tcPr>
                <w:tcW w:w="1411" w:type="dxa"/>
                <w:gridSpan w:val="2"/>
                <w:tcBorders>
                  <w:right w:val="single" w:sz="4" w:space="0" w:color="auto"/>
                </w:tcBorders>
              </w:tcPr>
            </w:tcPrChange>
          </w:tcPr>
          <w:p w14:paraId="79A375E5" w14:textId="6C892FEB" w:rsidR="003E5A27" w:rsidRPr="00302AD4" w:rsidRDefault="003E5A27" w:rsidP="00331C27">
            <w:pPr>
              <w:rPr>
                <w:ins w:id="729" w:author="MSAR LEGAL" w:date="2025-04-14T09:47:00Z" w16du:dateUtc="2025-04-14T01:47:00Z"/>
                <w:rFonts w:ascii="Arial" w:hAnsi="Arial" w:cs="Arial"/>
                <w:sz w:val="16"/>
                <w:szCs w:val="16"/>
                <w:rPrChange w:id="730" w:author="MSAR LEGAL" w:date="2025-04-14T10:18:00Z" w16du:dateUtc="2025-04-14T02:18:00Z">
                  <w:rPr>
                    <w:ins w:id="731" w:author="MSAR LEGAL" w:date="2025-04-14T09:47:00Z" w16du:dateUtc="2025-04-14T01:47:00Z"/>
                    <w:rFonts w:ascii="Arial Narrow" w:hAnsi="Arial Narrow"/>
                    <w:sz w:val="20"/>
                    <w:szCs w:val="20"/>
                  </w:rPr>
                </w:rPrChange>
              </w:rPr>
            </w:pPr>
          </w:p>
        </w:tc>
        <w:tc>
          <w:tcPr>
            <w:tcW w:w="2557" w:type="dxa"/>
            <w:tcBorders>
              <w:left w:val="single" w:sz="4" w:space="0" w:color="auto"/>
            </w:tcBorders>
            <w:tcPrChange w:id="732" w:author="MKS CQS [2]" w:date="2025-04-23T15:38:00Z" w16du:dateUtc="2025-04-23T07:38:00Z">
              <w:tcPr>
                <w:tcW w:w="823" w:type="dxa"/>
                <w:gridSpan w:val="2"/>
                <w:tcBorders>
                  <w:left w:val="single" w:sz="4" w:space="0" w:color="auto"/>
                </w:tcBorders>
              </w:tcPr>
            </w:tcPrChange>
          </w:tcPr>
          <w:p w14:paraId="4A571BFD" w14:textId="77777777" w:rsidR="003E5A27" w:rsidRPr="00302AD4" w:rsidRDefault="003E5A27" w:rsidP="003E5A27">
            <w:pPr>
              <w:rPr>
                <w:ins w:id="733" w:author="MSAR LEGAL" w:date="2025-04-14T09:47:00Z" w16du:dateUtc="2025-04-14T01:47:00Z"/>
                <w:rFonts w:ascii="Arial" w:hAnsi="Arial" w:cs="Arial"/>
                <w:sz w:val="16"/>
                <w:szCs w:val="16"/>
                <w:rPrChange w:id="734" w:author="MSAR LEGAL" w:date="2025-04-14T10:18:00Z" w16du:dateUtc="2025-04-14T02:18:00Z">
                  <w:rPr>
                    <w:ins w:id="735" w:author="MSAR LEGAL" w:date="2025-04-14T09:47:00Z" w16du:dateUtc="2025-04-14T01:47:00Z"/>
                    <w:rFonts w:ascii="Arial Narrow" w:hAnsi="Arial Narrow"/>
                    <w:sz w:val="20"/>
                    <w:szCs w:val="20"/>
                  </w:rPr>
                </w:rPrChange>
              </w:rPr>
            </w:pPr>
          </w:p>
        </w:tc>
      </w:tr>
      <w:tr w:rsidR="003E5A27" w:rsidRPr="00302AD4" w14:paraId="2230CAA0" w14:textId="5CFB191F" w:rsidTr="006A436E">
        <w:trPr>
          <w:trHeight w:val="334"/>
          <w:ins w:id="736" w:author="MSAR LEGAL" w:date="2025-04-14T09:47:00Z"/>
          <w:trPrChange w:id="737" w:author="MKS CQS [2]" w:date="2025-04-23T15:38:00Z" w16du:dateUtc="2025-04-23T07:38:00Z">
            <w:trPr>
              <w:gridAfter w:val="0"/>
              <w:trHeight w:val="334"/>
            </w:trPr>
          </w:trPrChange>
        </w:trPr>
        <w:tc>
          <w:tcPr>
            <w:tcW w:w="1696" w:type="dxa"/>
            <w:tcPrChange w:id="738" w:author="MKS CQS [2]" w:date="2025-04-23T15:38:00Z" w16du:dateUtc="2025-04-23T07:38:00Z">
              <w:tcPr>
                <w:tcW w:w="1696" w:type="dxa"/>
              </w:tcPr>
            </w:tcPrChange>
          </w:tcPr>
          <w:p w14:paraId="792FF3B3" w14:textId="5D768F07" w:rsidR="003E5A27" w:rsidRPr="00302AD4" w:rsidRDefault="003E5A27" w:rsidP="00331C27">
            <w:pPr>
              <w:rPr>
                <w:ins w:id="739" w:author="MSAR LEGAL" w:date="2025-04-14T09:47:00Z" w16du:dateUtc="2025-04-14T01:47:00Z"/>
                <w:rFonts w:ascii="Arial" w:hAnsi="Arial" w:cs="Arial"/>
                <w:sz w:val="16"/>
                <w:szCs w:val="16"/>
                <w:rPrChange w:id="740" w:author="MSAR LEGAL" w:date="2025-04-14T10:18:00Z" w16du:dateUtc="2025-04-14T02:18:00Z">
                  <w:rPr>
                    <w:ins w:id="741" w:author="MSAR LEGAL" w:date="2025-04-14T09:47:00Z" w16du:dateUtc="2025-04-14T01:47:00Z"/>
                    <w:rFonts w:ascii="Arial Narrow" w:hAnsi="Arial Narrow"/>
                    <w:sz w:val="20"/>
                    <w:szCs w:val="20"/>
                  </w:rPr>
                </w:rPrChange>
              </w:rPr>
            </w:pPr>
          </w:p>
        </w:tc>
        <w:tc>
          <w:tcPr>
            <w:tcW w:w="2694" w:type="dxa"/>
            <w:tcPrChange w:id="742" w:author="MKS CQS [2]" w:date="2025-04-23T15:38:00Z" w16du:dateUtc="2025-04-23T07:38:00Z">
              <w:tcPr>
                <w:tcW w:w="2694" w:type="dxa"/>
              </w:tcPr>
            </w:tcPrChange>
          </w:tcPr>
          <w:p w14:paraId="3FA50F37" w14:textId="719A1E9E" w:rsidR="003E5A27" w:rsidRPr="00302AD4" w:rsidRDefault="003E5A27" w:rsidP="00331C27">
            <w:pPr>
              <w:rPr>
                <w:ins w:id="743" w:author="MSAR LEGAL" w:date="2025-04-14T09:47:00Z" w16du:dateUtc="2025-04-14T01:47:00Z"/>
                <w:rFonts w:ascii="Arial" w:hAnsi="Arial" w:cs="Arial"/>
                <w:sz w:val="16"/>
                <w:szCs w:val="16"/>
                <w:rPrChange w:id="744" w:author="MSAR LEGAL" w:date="2025-04-14T10:18:00Z" w16du:dateUtc="2025-04-14T02:18:00Z">
                  <w:rPr>
                    <w:ins w:id="745" w:author="MSAR LEGAL" w:date="2025-04-14T09:47:00Z" w16du:dateUtc="2025-04-14T01:47:00Z"/>
                    <w:rFonts w:ascii="Arial Narrow" w:hAnsi="Arial Narrow"/>
                    <w:sz w:val="20"/>
                    <w:szCs w:val="20"/>
                  </w:rPr>
                </w:rPrChange>
              </w:rPr>
            </w:pPr>
          </w:p>
        </w:tc>
        <w:tc>
          <w:tcPr>
            <w:tcW w:w="1984" w:type="dxa"/>
            <w:tcPrChange w:id="746" w:author="MKS CQS [2]" w:date="2025-04-23T15:38:00Z" w16du:dateUtc="2025-04-23T07:38:00Z">
              <w:tcPr>
                <w:tcW w:w="1984" w:type="dxa"/>
              </w:tcPr>
            </w:tcPrChange>
          </w:tcPr>
          <w:p w14:paraId="3A458E1E" w14:textId="2EB51EB5" w:rsidR="003E5A27" w:rsidRPr="00302AD4" w:rsidRDefault="003E5A27" w:rsidP="00331C27">
            <w:pPr>
              <w:rPr>
                <w:ins w:id="747" w:author="MSAR LEGAL" w:date="2025-04-14T09:47:00Z" w16du:dateUtc="2025-04-14T01:47:00Z"/>
                <w:rFonts w:ascii="Arial" w:hAnsi="Arial" w:cs="Arial"/>
                <w:sz w:val="16"/>
                <w:szCs w:val="16"/>
                <w:rPrChange w:id="748" w:author="MSAR LEGAL" w:date="2025-04-14T10:18:00Z" w16du:dateUtc="2025-04-14T02:18:00Z">
                  <w:rPr>
                    <w:ins w:id="749" w:author="MSAR LEGAL" w:date="2025-04-14T09:47:00Z" w16du:dateUtc="2025-04-14T01:47:00Z"/>
                    <w:rFonts w:ascii="Arial Narrow" w:hAnsi="Arial Narrow"/>
                    <w:sz w:val="20"/>
                    <w:szCs w:val="20"/>
                  </w:rPr>
                </w:rPrChange>
              </w:rPr>
            </w:pPr>
            <w:ins w:id="750" w:author="MSAR LEGAL" w:date="2025-04-14T09:47:00Z" w16du:dateUtc="2025-04-14T01:47:00Z">
              <w:r w:rsidRPr="00302AD4">
                <w:rPr>
                  <w:rFonts w:ascii="Arial" w:hAnsi="Arial" w:cs="Arial"/>
                  <w:sz w:val="16"/>
                  <w:szCs w:val="16"/>
                  <w:rPrChange w:id="751" w:author="MSAR LEGAL" w:date="2025-04-14T10:18:00Z" w16du:dateUtc="2025-04-14T02:18:00Z">
                    <w:rPr>
                      <w:rFonts w:ascii="Arial Narrow" w:hAnsi="Arial Narrow"/>
                      <w:sz w:val="20"/>
                      <w:szCs w:val="20"/>
                    </w:rPr>
                  </w:rPrChange>
                </w:rPr>
                <w:t xml:space="preserve"> </w:t>
              </w:r>
            </w:ins>
          </w:p>
        </w:tc>
        <w:tc>
          <w:tcPr>
            <w:tcW w:w="1412" w:type="dxa"/>
            <w:tcBorders>
              <w:right w:val="single" w:sz="4" w:space="0" w:color="auto"/>
            </w:tcBorders>
            <w:tcPrChange w:id="752" w:author="MKS CQS [2]" w:date="2025-04-23T15:38:00Z" w16du:dateUtc="2025-04-23T07:38:00Z">
              <w:tcPr>
                <w:tcW w:w="1411" w:type="dxa"/>
                <w:gridSpan w:val="2"/>
                <w:tcBorders>
                  <w:right w:val="single" w:sz="4" w:space="0" w:color="auto"/>
                </w:tcBorders>
              </w:tcPr>
            </w:tcPrChange>
          </w:tcPr>
          <w:p w14:paraId="0EB3C8F3" w14:textId="1AD92B35" w:rsidR="003E5A27" w:rsidRPr="00302AD4" w:rsidRDefault="003E5A27" w:rsidP="00331C27">
            <w:pPr>
              <w:rPr>
                <w:ins w:id="753" w:author="MSAR LEGAL" w:date="2025-04-14T09:47:00Z" w16du:dateUtc="2025-04-14T01:47:00Z"/>
                <w:rFonts w:ascii="Arial" w:hAnsi="Arial" w:cs="Arial"/>
                <w:sz w:val="16"/>
                <w:szCs w:val="16"/>
                <w:rPrChange w:id="754" w:author="MSAR LEGAL" w:date="2025-04-14T10:18:00Z" w16du:dateUtc="2025-04-14T02:18:00Z">
                  <w:rPr>
                    <w:ins w:id="755" w:author="MSAR LEGAL" w:date="2025-04-14T09:47:00Z" w16du:dateUtc="2025-04-14T01:47:00Z"/>
                    <w:rFonts w:ascii="Arial Narrow" w:hAnsi="Arial Narrow"/>
                    <w:sz w:val="20"/>
                    <w:szCs w:val="20"/>
                  </w:rPr>
                </w:rPrChange>
              </w:rPr>
            </w:pPr>
          </w:p>
        </w:tc>
        <w:tc>
          <w:tcPr>
            <w:tcW w:w="2557" w:type="dxa"/>
            <w:tcBorders>
              <w:left w:val="single" w:sz="4" w:space="0" w:color="auto"/>
            </w:tcBorders>
            <w:tcPrChange w:id="756" w:author="MKS CQS [2]" w:date="2025-04-23T15:38:00Z" w16du:dateUtc="2025-04-23T07:38:00Z">
              <w:tcPr>
                <w:tcW w:w="823" w:type="dxa"/>
                <w:gridSpan w:val="2"/>
                <w:tcBorders>
                  <w:left w:val="single" w:sz="4" w:space="0" w:color="auto"/>
                </w:tcBorders>
              </w:tcPr>
            </w:tcPrChange>
          </w:tcPr>
          <w:p w14:paraId="27FFB1D9" w14:textId="77777777" w:rsidR="003E5A27" w:rsidRPr="00302AD4" w:rsidRDefault="003E5A27" w:rsidP="003E5A27">
            <w:pPr>
              <w:rPr>
                <w:ins w:id="757" w:author="MSAR LEGAL" w:date="2025-04-14T09:47:00Z" w16du:dateUtc="2025-04-14T01:47:00Z"/>
                <w:rFonts w:ascii="Arial" w:hAnsi="Arial" w:cs="Arial"/>
                <w:sz w:val="16"/>
                <w:szCs w:val="16"/>
                <w:rPrChange w:id="758" w:author="MSAR LEGAL" w:date="2025-04-14T10:18:00Z" w16du:dateUtc="2025-04-14T02:18:00Z">
                  <w:rPr>
                    <w:ins w:id="759" w:author="MSAR LEGAL" w:date="2025-04-14T09:47:00Z" w16du:dateUtc="2025-04-14T01:47:00Z"/>
                    <w:rFonts w:ascii="Arial Narrow" w:hAnsi="Arial Narrow"/>
                    <w:sz w:val="20"/>
                    <w:szCs w:val="20"/>
                  </w:rPr>
                </w:rPrChange>
              </w:rPr>
            </w:pPr>
          </w:p>
        </w:tc>
      </w:tr>
      <w:tr w:rsidR="003E5A27" w:rsidRPr="00302AD4" w14:paraId="5B163BE5" w14:textId="331405FF" w:rsidTr="006A436E">
        <w:trPr>
          <w:trHeight w:val="334"/>
          <w:ins w:id="760" w:author="MSAR LEGAL" w:date="2025-04-14T09:47:00Z"/>
          <w:trPrChange w:id="761" w:author="MKS CQS [2]" w:date="2025-04-23T15:38:00Z" w16du:dateUtc="2025-04-23T07:38:00Z">
            <w:trPr>
              <w:gridAfter w:val="0"/>
              <w:trHeight w:val="334"/>
            </w:trPr>
          </w:trPrChange>
        </w:trPr>
        <w:tc>
          <w:tcPr>
            <w:tcW w:w="1696" w:type="dxa"/>
            <w:tcPrChange w:id="762" w:author="MKS CQS [2]" w:date="2025-04-23T15:38:00Z" w16du:dateUtc="2025-04-23T07:38:00Z">
              <w:tcPr>
                <w:tcW w:w="1696" w:type="dxa"/>
              </w:tcPr>
            </w:tcPrChange>
          </w:tcPr>
          <w:p w14:paraId="44DA2661" w14:textId="3FE71470" w:rsidR="003E5A27" w:rsidRPr="00302AD4" w:rsidRDefault="003E5A27" w:rsidP="00331C27">
            <w:pPr>
              <w:rPr>
                <w:ins w:id="763" w:author="MSAR LEGAL" w:date="2025-04-14T09:47:00Z" w16du:dateUtc="2025-04-14T01:47:00Z"/>
                <w:rFonts w:ascii="Arial" w:hAnsi="Arial" w:cs="Arial"/>
                <w:sz w:val="16"/>
                <w:szCs w:val="16"/>
                <w:rPrChange w:id="764" w:author="MSAR LEGAL" w:date="2025-04-14T10:18:00Z" w16du:dateUtc="2025-04-14T02:18:00Z">
                  <w:rPr>
                    <w:ins w:id="765" w:author="MSAR LEGAL" w:date="2025-04-14T09:47:00Z" w16du:dateUtc="2025-04-14T01:47:00Z"/>
                    <w:rFonts w:ascii="Arial Narrow" w:hAnsi="Arial Narrow"/>
                    <w:sz w:val="20"/>
                    <w:szCs w:val="20"/>
                  </w:rPr>
                </w:rPrChange>
              </w:rPr>
            </w:pPr>
          </w:p>
        </w:tc>
        <w:tc>
          <w:tcPr>
            <w:tcW w:w="2694" w:type="dxa"/>
            <w:tcPrChange w:id="766" w:author="MKS CQS [2]" w:date="2025-04-23T15:38:00Z" w16du:dateUtc="2025-04-23T07:38:00Z">
              <w:tcPr>
                <w:tcW w:w="2694" w:type="dxa"/>
              </w:tcPr>
            </w:tcPrChange>
          </w:tcPr>
          <w:p w14:paraId="7FFF314C" w14:textId="1C38AD90" w:rsidR="003E5A27" w:rsidRPr="00302AD4" w:rsidRDefault="003E5A27" w:rsidP="00331C27">
            <w:pPr>
              <w:rPr>
                <w:ins w:id="767" w:author="MSAR LEGAL" w:date="2025-04-14T09:47:00Z" w16du:dateUtc="2025-04-14T01:47:00Z"/>
                <w:rFonts w:ascii="Arial" w:hAnsi="Arial" w:cs="Arial"/>
                <w:sz w:val="16"/>
                <w:szCs w:val="16"/>
                <w:rPrChange w:id="768" w:author="MSAR LEGAL" w:date="2025-04-14T10:18:00Z" w16du:dateUtc="2025-04-14T02:18:00Z">
                  <w:rPr>
                    <w:ins w:id="769" w:author="MSAR LEGAL" w:date="2025-04-14T09:47:00Z" w16du:dateUtc="2025-04-14T01:47:00Z"/>
                    <w:rFonts w:ascii="Arial Narrow" w:hAnsi="Arial Narrow"/>
                    <w:sz w:val="20"/>
                    <w:szCs w:val="20"/>
                  </w:rPr>
                </w:rPrChange>
              </w:rPr>
            </w:pPr>
            <w:ins w:id="770" w:author="MSAR LEGAL" w:date="2025-04-14T09:47:00Z" w16du:dateUtc="2025-04-14T01:47:00Z">
              <w:r w:rsidRPr="00302AD4">
                <w:rPr>
                  <w:rFonts w:ascii="Arial" w:hAnsi="Arial" w:cs="Arial"/>
                  <w:sz w:val="16"/>
                  <w:szCs w:val="16"/>
                  <w:rPrChange w:id="771" w:author="MSAR LEGAL" w:date="2025-04-14T10:18:00Z" w16du:dateUtc="2025-04-14T02:18:00Z">
                    <w:rPr>
                      <w:rFonts w:ascii="Arial Narrow" w:hAnsi="Arial Narrow"/>
                      <w:sz w:val="20"/>
                      <w:szCs w:val="20"/>
                    </w:rPr>
                  </w:rPrChange>
                </w:rPr>
                <w:t xml:space="preserve"> </w:t>
              </w:r>
            </w:ins>
          </w:p>
        </w:tc>
        <w:tc>
          <w:tcPr>
            <w:tcW w:w="1984" w:type="dxa"/>
            <w:tcPrChange w:id="772" w:author="MKS CQS [2]" w:date="2025-04-23T15:38:00Z" w16du:dateUtc="2025-04-23T07:38:00Z">
              <w:tcPr>
                <w:tcW w:w="1984" w:type="dxa"/>
              </w:tcPr>
            </w:tcPrChange>
          </w:tcPr>
          <w:p w14:paraId="7C133D8C" w14:textId="11BFF781" w:rsidR="003E5A27" w:rsidRPr="00302AD4" w:rsidRDefault="003E5A27" w:rsidP="00331C27">
            <w:pPr>
              <w:rPr>
                <w:ins w:id="773" w:author="MSAR LEGAL" w:date="2025-04-14T09:47:00Z" w16du:dateUtc="2025-04-14T01:47:00Z"/>
                <w:rFonts w:ascii="Arial" w:hAnsi="Arial" w:cs="Arial"/>
                <w:sz w:val="16"/>
                <w:szCs w:val="16"/>
                <w:rPrChange w:id="774" w:author="MSAR LEGAL" w:date="2025-04-14T10:18:00Z" w16du:dateUtc="2025-04-14T02:18:00Z">
                  <w:rPr>
                    <w:ins w:id="775" w:author="MSAR LEGAL" w:date="2025-04-14T09:47:00Z" w16du:dateUtc="2025-04-14T01:47:00Z"/>
                    <w:rFonts w:ascii="Arial Narrow" w:hAnsi="Arial Narrow"/>
                    <w:sz w:val="20"/>
                    <w:szCs w:val="20"/>
                  </w:rPr>
                </w:rPrChange>
              </w:rPr>
            </w:pPr>
            <w:ins w:id="776" w:author="MSAR LEGAL" w:date="2025-04-14T09:47:00Z" w16du:dateUtc="2025-04-14T01:47:00Z">
              <w:r w:rsidRPr="00302AD4">
                <w:rPr>
                  <w:rFonts w:ascii="Arial" w:hAnsi="Arial" w:cs="Arial"/>
                  <w:sz w:val="16"/>
                  <w:szCs w:val="16"/>
                  <w:rPrChange w:id="777" w:author="MSAR LEGAL" w:date="2025-04-14T10:18:00Z" w16du:dateUtc="2025-04-14T02:18:00Z">
                    <w:rPr>
                      <w:rFonts w:ascii="Arial Narrow" w:hAnsi="Arial Narrow"/>
                      <w:sz w:val="20"/>
                      <w:szCs w:val="20"/>
                    </w:rPr>
                  </w:rPrChange>
                </w:rPr>
                <w:t xml:space="preserve"> </w:t>
              </w:r>
            </w:ins>
          </w:p>
        </w:tc>
        <w:tc>
          <w:tcPr>
            <w:tcW w:w="1412" w:type="dxa"/>
            <w:tcBorders>
              <w:right w:val="single" w:sz="4" w:space="0" w:color="auto"/>
            </w:tcBorders>
            <w:tcPrChange w:id="778" w:author="MKS CQS [2]" w:date="2025-04-23T15:38:00Z" w16du:dateUtc="2025-04-23T07:38:00Z">
              <w:tcPr>
                <w:tcW w:w="1411" w:type="dxa"/>
                <w:gridSpan w:val="2"/>
                <w:tcBorders>
                  <w:right w:val="single" w:sz="4" w:space="0" w:color="auto"/>
                </w:tcBorders>
              </w:tcPr>
            </w:tcPrChange>
          </w:tcPr>
          <w:p w14:paraId="21E4A18C" w14:textId="1BD4E88C" w:rsidR="003E5A27" w:rsidRPr="00302AD4" w:rsidRDefault="003E5A27" w:rsidP="00331C27">
            <w:pPr>
              <w:rPr>
                <w:ins w:id="779" w:author="MSAR LEGAL" w:date="2025-04-14T09:47:00Z" w16du:dateUtc="2025-04-14T01:47:00Z"/>
                <w:rFonts w:ascii="Arial" w:hAnsi="Arial" w:cs="Arial"/>
                <w:sz w:val="16"/>
                <w:szCs w:val="16"/>
                <w:rPrChange w:id="780" w:author="MSAR LEGAL" w:date="2025-04-14T10:18:00Z" w16du:dateUtc="2025-04-14T02:18:00Z">
                  <w:rPr>
                    <w:ins w:id="781" w:author="MSAR LEGAL" w:date="2025-04-14T09:47:00Z" w16du:dateUtc="2025-04-14T01:47:00Z"/>
                    <w:rFonts w:ascii="Arial Narrow" w:hAnsi="Arial Narrow"/>
                    <w:sz w:val="20"/>
                    <w:szCs w:val="20"/>
                  </w:rPr>
                </w:rPrChange>
              </w:rPr>
            </w:pPr>
            <w:ins w:id="782" w:author="MSAR LEGAL" w:date="2025-04-14T09:47:00Z" w16du:dateUtc="2025-04-14T01:47:00Z">
              <w:r w:rsidRPr="00302AD4">
                <w:rPr>
                  <w:rFonts w:ascii="Arial" w:hAnsi="Arial" w:cs="Arial"/>
                  <w:sz w:val="16"/>
                  <w:szCs w:val="16"/>
                  <w:rPrChange w:id="783" w:author="MSAR LEGAL" w:date="2025-04-14T10:18:00Z" w16du:dateUtc="2025-04-14T02:18:00Z">
                    <w:rPr>
                      <w:rFonts w:ascii="Arial Narrow" w:hAnsi="Arial Narrow"/>
                      <w:sz w:val="20"/>
                      <w:szCs w:val="20"/>
                    </w:rPr>
                  </w:rPrChange>
                </w:rPr>
                <w:t xml:space="preserve"> </w:t>
              </w:r>
            </w:ins>
          </w:p>
        </w:tc>
        <w:tc>
          <w:tcPr>
            <w:tcW w:w="2557" w:type="dxa"/>
            <w:tcBorders>
              <w:left w:val="single" w:sz="4" w:space="0" w:color="auto"/>
            </w:tcBorders>
            <w:tcPrChange w:id="784" w:author="MKS CQS [2]" w:date="2025-04-23T15:38:00Z" w16du:dateUtc="2025-04-23T07:38:00Z">
              <w:tcPr>
                <w:tcW w:w="823" w:type="dxa"/>
                <w:gridSpan w:val="2"/>
                <w:tcBorders>
                  <w:left w:val="single" w:sz="4" w:space="0" w:color="auto"/>
                </w:tcBorders>
              </w:tcPr>
            </w:tcPrChange>
          </w:tcPr>
          <w:p w14:paraId="2236D437" w14:textId="77777777" w:rsidR="003E5A27" w:rsidRPr="00302AD4" w:rsidRDefault="003E5A27" w:rsidP="003E5A27">
            <w:pPr>
              <w:rPr>
                <w:ins w:id="785" w:author="MSAR LEGAL" w:date="2025-04-14T09:47:00Z" w16du:dateUtc="2025-04-14T01:47:00Z"/>
                <w:rFonts w:ascii="Arial" w:hAnsi="Arial" w:cs="Arial"/>
                <w:sz w:val="16"/>
                <w:szCs w:val="16"/>
                <w:rPrChange w:id="786" w:author="MSAR LEGAL" w:date="2025-04-14T10:18:00Z" w16du:dateUtc="2025-04-14T02:18:00Z">
                  <w:rPr>
                    <w:ins w:id="787" w:author="MSAR LEGAL" w:date="2025-04-14T09:47:00Z" w16du:dateUtc="2025-04-14T01:47:00Z"/>
                    <w:rFonts w:ascii="Arial Narrow" w:hAnsi="Arial Narrow"/>
                    <w:sz w:val="20"/>
                    <w:szCs w:val="20"/>
                  </w:rPr>
                </w:rPrChange>
              </w:rPr>
            </w:pPr>
          </w:p>
        </w:tc>
      </w:tr>
    </w:tbl>
    <w:tbl>
      <w:tblPr>
        <w:tblStyle w:val="TableGrid"/>
        <w:tblW w:w="5051" w:type="pct"/>
        <w:tblInd w:w="0" w:type="dxa"/>
        <w:tblLayout w:type="fixed"/>
        <w:tblCellMar>
          <w:top w:w="20" w:type="dxa"/>
          <w:left w:w="102" w:type="dxa"/>
          <w:right w:w="89" w:type="dxa"/>
        </w:tblCellMar>
        <w:tblLook w:val="04A0" w:firstRow="1" w:lastRow="0" w:firstColumn="1" w:lastColumn="0" w:noHBand="0" w:noVBand="1"/>
        <w:tblPrChange w:id="788" w:author="MKS CQS" w:date="2025-04-15T12:40:00Z" w16du:dateUtc="2025-04-15T04:40:00Z">
          <w:tblPr>
            <w:tblStyle w:val="TableGrid"/>
            <w:tblW w:w="5051" w:type="pct"/>
            <w:tblInd w:w="0" w:type="dxa"/>
            <w:tblCellMar>
              <w:top w:w="20" w:type="dxa"/>
              <w:left w:w="102" w:type="dxa"/>
              <w:right w:w="89" w:type="dxa"/>
            </w:tblCellMar>
            <w:tblLook w:val="04A0" w:firstRow="1" w:lastRow="0" w:firstColumn="1" w:lastColumn="0" w:noHBand="0" w:noVBand="1"/>
          </w:tblPr>
        </w:tblPrChange>
      </w:tblPr>
      <w:tblGrid>
        <w:gridCol w:w="403"/>
        <w:gridCol w:w="762"/>
        <w:gridCol w:w="134"/>
        <w:gridCol w:w="359"/>
        <w:gridCol w:w="588"/>
        <w:gridCol w:w="449"/>
        <w:gridCol w:w="90"/>
        <w:gridCol w:w="1222"/>
        <w:gridCol w:w="304"/>
        <w:gridCol w:w="985"/>
        <w:gridCol w:w="8"/>
        <w:gridCol w:w="720"/>
        <w:gridCol w:w="1440"/>
        <w:gridCol w:w="432"/>
        <w:gridCol w:w="17"/>
        <w:gridCol w:w="479"/>
        <w:gridCol w:w="626"/>
        <w:gridCol w:w="275"/>
        <w:gridCol w:w="1203"/>
        <w:tblGridChange w:id="789">
          <w:tblGrid>
            <w:gridCol w:w="404"/>
            <w:gridCol w:w="559"/>
            <w:gridCol w:w="202"/>
            <w:gridCol w:w="134"/>
            <w:gridCol w:w="5"/>
            <w:gridCol w:w="354"/>
            <w:gridCol w:w="6"/>
            <w:gridCol w:w="273"/>
            <w:gridCol w:w="309"/>
            <w:gridCol w:w="449"/>
            <w:gridCol w:w="89"/>
            <w:gridCol w:w="2"/>
            <w:gridCol w:w="1018"/>
            <w:gridCol w:w="203"/>
            <w:gridCol w:w="5"/>
            <w:gridCol w:w="1"/>
            <w:gridCol w:w="298"/>
            <w:gridCol w:w="903"/>
            <w:gridCol w:w="82"/>
            <w:gridCol w:w="7"/>
            <w:gridCol w:w="721"/>
            <w:gridCol w:w="778"/>
            <w:gridCol w:w="662"/>
            <w:gridCol w:w="183"/>
            <w:gridCol w:w="148"/>
            <w:gridCol w:w="101"/>
            <w:gridCol w:w="17"/>
            <w:gridCol w:w="479"/>
            <w:gridCol w:w="4"/>
            <w:gridCol w:w="626"/>
            <w:gridCol w:w="271"/>
            <w:gridCol w:w="2"/>
            <w:gridCol w:w="591"/>
            <w:gridCol w:w="504"/>
            <w:gridCol w:w="49"/>
            <w:gridCol w:w="57"/>
          </w:tblGrid>
        </w:tblGridChange>
      </w:tblGrid>
      <w:tr w:rsidR="009A2F73" w:rsidRPr="00302AD4" w14:paraId="10BB1039" w14:textId="77777777" w:rsidTr="004E0061">
        <w:trPr>
          <w:trHeight w:val="252"/>
          <w:ins w:id="790" w:author="MKS CQS" w:date="2025-04-15T12:35:00Z"/>
          <w:trPrChange w:id="791" w:author="MKS CQS" w:date="2025-04-15T12:40:00Z" w16du:dateUtc="2025-04-15T04:40:00Z">
            <w:trPr>
              <w:trHeight w:val="252"/>
            </w:trPr>
          </w:trPrChange>
        </w:trPr>
        <w:tc>
          <w:tcPr>
            <w:tcW w:w="5000" w:type="pct"/>
            <w:gridSpan w:val="19"/>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Change w:id="792" w:author="MKS CQS" w:date="2025-04-15T12:40:00Z" w16du:dateUtc="2025-04-15T04:40:00Z">
              <w:tcPr>
                <w:tcW w:w="5000" w:type="pct"/>
                <w:gridSpan w:val="36"/>
                <w:tcBorders>
                  <w:top w:val="single" w:sz="4" w:space="0" w:color="000000"/>
                  <w:left w:val="single" w:sz="4" w:space="0" w:color="000000"/>
                  <w:bottom w:val="single" w:sz="4" w:space="0" w:color="000000"/>
                  <w:right w:val="single" w:sz="4" w:space="0" w:color="000000"/>
                </w:tcBorders>
                <w:shd w:val="clear" w:color="auto" w:fill="auto"/>
              </w:tcPr>
            </w:tcPrChange>
          </w:tcPr>
          <w:p w14:paraId="711D6BBC" w14:textId="6868C872" w:rsidR="009A2F73" w:rsidRPr="00384EB5" w:rsidRDefault="009A2F73" w:rsidP="00384EB5">
            <w:pPr>
              <w:spacing w:line="240" w:lineRule="auto"/>
              <w:ind w:left="5"/>
              <w:rPr>
                <w:ins w:id="793" w:author="MKS CQS" w:date="2025-04-15T12:35:00Z" w16du:dateUtc="2025-04-15T04:35:00Z"/>
                <w:rFonts w:ascii="Arial" w:hAnsi="Arial" w:cs="Arial"/>
                <w:b/>
                <w:sz w:val="16"/>
                <w:szCs w:val="16"/>
              </w:rPr>
            </w:pPr>
            <w:ins w:id="794" w:author="MKS CQS" w:date="2025-04-15T12:35:00Z" w16du:dateUtc="2025-04-15T04:35:00Z">
              <w:r w:rsidRPr="009A2F73">
                <w:rPr>
                  <w:rFonts w:ascii="Arial" w:hAnsi="Arial" w:cs="Arial"/>
                  <w:b/>
                  <w:sz w:val="16"/>
                  <w:szCs w:val="16"/>
                </w:rPr>
                <w:t>Part D: Management of Company</w:t>
              </w:r>
            </w:ins>
          </w:p>
        </w:tc>
      </w:tr>
      <w:tr w:rsidR="003E5A27" w:rsidRPr="00302AD4" w14:paraId="3DA68AEE" w14:textId="77777777" w:rsidTr="004E0061">
        <w:tblPrEx>
          <w:tblPrExChange w:id="795" w:author="MKS CQS" w:date="2025-04-15T12:40:00Z" w16du:dateUtc="2025-04-15T04:40:00Z">
            <w:tblPrEx>
              <w:tblW w:w="5461" w:type="pct"/>
            </w:tblPrEx>
          </w:tblPrExChange>
        </w:tblPrEx>
        <w:trPr>
          <w:trHeight w:val="252"/>
          <w:ins w:id="796" w:author="MSAR LEGAL" w:date="2025-04-14T09:46:00Z"/>
          <w:trPrChange w:id="797" w:author="MKS CQS" w:date="2025-04-15T12:40:00Z" w16du:dateUtc="2025-04-15T04:40:00Z">
            <w:trPr>
              <w:gridAfter w:val="0"/>
              <w:wAfter w:w="422" w:type="pct"/>
              <w:trHeight w:val="252"/>
            </w:trPr>
          </w:trPrChange>
        </w:trPr>
        <w:tc>
          <w:tcPr>
            <w:tcW w:w="5000" w:type="pct"/>
            <w:gridSpan w:val="19"/>
            <w:tcBorders>
              <w:top w:val="single" w:sz="4" w:space="0" w:color="000000"/>
              <w:left w:val="single" w:sz="4" w:space="0" w:color="000000"/>
              <w:bottom w:val="single" w:sz="4" w:space="0" w:color="000000"/>
              <w:right w:val="single" w:sz="4" w:space="0" w:color="000000"/>
            </w:tcBorders>
            <w:shd w:val="clear" w:color="auto" w:fill="auto"/>
            <w:tcPrChange w:id="798" w:author="MKS CQS" w:date="2025-04-15T12:40:00Z" w16du:dateUtc="2025-04-15T04:40:00Z">
              <w:tcPr>
                <w:tcW w:w="4578" w:type="pct"/>
                <w:gridSpan w:val="33"/>
                <w:tcBorders>
                  <w:top w:val="single" w:sz="4" w:space="0" w:color="000000"/>
                  <w:left w:val="single" w:sz="4" w:space="0" w:color="000000"/>
                  <w:bottom w:val="single" w:sz="4" w:space="0" w:color="000000"/>
                  <w:right w:val="single" w:sz="4" w:space="0" w:color="000000"/>
                </w:tcBorders>
                <w:shd w:val="clear" w:color="auto" w:fill="D9D9D9"/>
              </w:tcPr>
            </w:tcPrChange>
          </w:tcPr>
          <w:p w14:paraId="29934E2C" w14:textId="3B1F8805" w:rsidR="008A4F87" w:rsidRPr="00302AD4" w:rsidDel="009A2F73" w:rsidRDefault="003E5A27" w:rsidP="008A4F87">
            <w:pPr>
              <w:spacing w:line="240" w:lineRule="auto"/>
              <w:ind w:left="5"/>
              <w:rPr>
                <w:ins w:id="799" w:author="MSAR LEGAL" w:date="2025-04-14T09:48:00Z" w16du:dateUtc="2025-04-14T01:48:00Z"/>
                <w:del w:id="800" w:author="MKS CQS" w:date="2025-04-15T12:35:00Z" w16du:dateUtc="2025-04-15T04:35:00Z"/>
                <w:rFonts w:ascii="Arial" w:hAnsi="Arial" w:cs="Arial"/>
                <w:b/>
                <w:sz w:val="16"/>
                <w:szCs w:val="16"/>
                <w:rPrChange w:id="801" w:author="MSAR LEGAL" w:date="2025-04-14T10:18:00Z" w16du:dateUtc="2025-04-14T02:18:00Z">
                  <w:rPr>
                    <w:ins w:id="802" w:author="MSAR LEGAL" w:date="2025-04-14T09:48:00Z" w16du:dateUtc="2025-04-14T01:48:00Z"/>
                    <w:del w:id="803" w:author="MKS CQS" w:date="2025-04-15T12:35:00Z" w16du:dateUtc="2025-04-15T04:35:00Z"/>
                    <w:b/>
                    <w:sz w:val="20"/>
                  </w:rPr>
                </w:rPrChange>
              </w:rPr>
            </w:pPr>
            <w:ins w:id="804" w:author="MSAR LEGAL" w:date="2025-04-14T09:48:00Z" w16du:dateUtc="2025-04-14T01:48:00Z">
              <w:del w:id="805" w:author="MKS CQS" w:date="2025-04-15T12:35:00Z" w16du:dateUtc="2025-04-15T04:35:00Z">
                <w:r w:rsidRPr="00302AD4" w:rsidDel="009A2F73">
                  <w:rPr>
                    <w:rFonts w:ascii="Arial" w:hAnsi="Arial" w:cs="Arial"/>
                    <w:b/>
                    <w:sz w:val="16"/>
                    <w:szCs w:val="16"/>
                    <w:rPrChange w:id="806" w:author="MSAR LEGAL" w:date="2025-04-14T10:18:00Z" w16du:dateUtc="2025-04-14T02:18:00Z">
                      <w:rPr>
                        <w:b/>
                        <w:sz w:val="20"/>
                      </w:rPr>
                    </w:rPrChange>
                  </w:rPr>
                  <w:delText>Part D: Management of Company</w:delText>
                </w:r>
              </w:del>
            </w:ins>
          </w:p>
          <w:p w14:paraId="1B9FE745" w14:textId="77777777" w:rsidR="003E5A27" w:rsidRPr="00302AD4" w:rsidRDefault="003E5A27" w:rsidP="003E5A27">
            <w:pPr>
              <w:rPr>
                <w:ins w:id="807" w:author="MSAR LEGAL" w:date="2025-04-14T09:48:00Z" w16du:dateUtc="2025-04-14T01:48:00Z"/>
                <w:rFonts w:ascii="Arial" w:hAnsi="Arial" w:cs="Arial"/>
                <w:sz w:val="16"/>
                <w:szCs w:val="16"/>
                <w:rPrChange w:id="808" w:author="MSAR LEGAL" w:date="2025-04-14T10:18:00Z" w16du:dateUtc="2025-04-14T02:18:00Z">
                  <w:rPr>
                    <w:ins w:id="809" w:author="MSAR LEGAL" w:date="2025-04-14T09:48:00Z" w16du:dateUtc="2025-04-14T01:48:00Z"/>
                    <w:rFonts w:ascii="Arial Narrow" w:hAnsi="Arial Narrow" w:cs="Arial"/>
                    <w:sz w:val="20"/>
                    <w:szCs w:val="20"/>
                  </w:rPr>
                </w:rPrChange>
              </w:rPr>
            </w:pPr>
            <w:ins w:id="810" w:author="MSAR LEGAL" w:date="2025-04-14T09:48:00Z" w16du:dateUtc="2025-04-14T01:48:00Z">
              <w:r w:rsidRPr="00302AD4">
                <w:rPr>
                  <w:rFonts w:ascii="Arial" w:hAnsi="Arial" w:cs="Arial"/>
                  <w:sz w:val="16"/>
                  <w:szCs w:val="16"/>
                  <w:rPrChange w:id="811" w:author="MSAR LEGAL" w:date="2025-04-14T10:18:00Z" w16du:dateUtc="2025-04-14T02:18:00Z">
                    <w:rPr>
                      <w:rFonts w:ascii="Arial Narrow" w:hAnsi="Arial Narrow" w:cs="Arial"/>
                      <w:sz w:val="20"/>
                      <w:szCs w:val="20"/>
                    </w:rPr>
                  </w:rPrChange>
                </w:rPr>
                <w:t>Please provide details on key management personnel (CEO, CFO, HOD).</w:t>
              </w:r>
            </w:ins>
          </w:p>
          <w:p w14:paraId="37BF7C9B" w14:textId="77777777" w:rsidR="003E5A27" w:rsidRPr="00302AD4" w:rsidRDefault="003E5A27">
            <w:pPr>
              <w:tabs>
                <w:tab w:val="left" w:pos="8107"/>
              </w:tabs>
              <w:spacing w:line="240" w:lineRule="auto"/>
              <w:ind w:left="5"/>
              <w:rPr>
                <w:ins w:id="812" w:author="MSAR LEGAL" w:date="2025-04-14T09:48:00Z" w16du:dateUtc="2025-04-14T01:48:00Z"/>
                <w:rFonts w:ascii="Arial" w:hAnsi="Arial" w:cs="Arial"/>
                <w:b/>
                <w:sz w:val="16"/>
                <w:szCs w:val="16"/>
                <w:rPrChange w:id="813" w:author="MSAR LEGAL" w:date="2025-04-14T10:18:00Z" w16du:dateUtc="2025-04-14T02:18:00Z">
                  <w:rPr>
                    <w:ins w:id="814" w:author="MSAR LEGAL" w:date="2025-04-14T09:48:00Z" w16du:dateUtc="2025-04-14T01:48:00Z"/>
                    <w:b/>
                    <w:sz w:val="20"/>
                  </w:rPr>
                </w:rPrChange>
              </w:rPr>
              <w:pPrChange w:id="815" w:author="MSAR LEGAL" w:date="2025-04-14T09:50:00Z" w16du:dateUtc="2025-04-14T01:50:00Z">
                <w:pPr>
                  <w:spacing w:line="240" w:lineRule="auto"/>
                  <w:ind w:left="5"/>
                </w:pPr>
              </w:pPrChange>
            </w:pPr>
          </w:p>
          <w:tbl>
            <w:tblPr>
              <w:tblStyle w:val="TableGrid0"/>
              <w:tblW w:w="0" w:type="auto"/>
              <w:tblInd w:w="5" w:type="dxa"/>
              <w:tblLayout w:type="fixed"/>
              <w:tblLook w:val="04A0" w:firstRow="1" w:lastRow="0" w:firstColumn="1" w:lastColumn="0" w:noHBand="0" w:noVBand="1"/>
              <w:tblPrChange w:id="816" w:author="MKS CQS" w:date="2025-04-15T12:40:00Z" w16du:dateUtc="2025-04-15T04:40:00Z">
                <w:tblPr>
                  <w:tblStyle w:val="TableGrid0"/>
                  <w:tblW w:w="0" w:type="auto"/>
                  <w:tblInd w:w="5" w:type="dxa"/>
                  <w:tblLook w:val="04A0" w:firstRow="1" w:lastRow="0" w:firstColumn="1" w:lastColumn="0" w:noHBand="0" w:noVBand="1"/>
                </w:tblPr>
              </w:tblPrChange>
            </w:tblPr>
            <w:tblGrid>
              <w:gridCol w:w="2027"/>
              <w:gridCol w:w="2028"/>
              <w:gridCol w:w="2028"/>
              <w:gridCol w:w="2028"/>
              <w:gridCol w:w="2028"/>
              <w:tblGridChange w:id="817">
                <w:tblGrid>
                  <w:gridCol w:w="2027"/>
                  <w:gridCol w:w="2028"/>
                  <w:gridCol w:w="2028"/>
                  <w:gridCol w:w="2028"/>
                  <w:gridCol w:w="2028"/>
                </w:tblGrid>
              </w:tblGridChange>
            </w:tblGrid>
            <w:tr w:rsidR="00853697" w:rsidRPr="00302AD4" w14:paraId="2FDD1204" w14:textId="77777777" w:rsidTr="004E0061">
              <w:trPr>
                <w:ins w:id="818" w:author="MSAR LEGAL" w:date="2025-04-14T09:57:00Z"/>
              </w:trPr>
              <w:tc>
                <w:tcPr>
                  <w:tcW w:w="2027" w:type="dxa"/>
                  <w:tcPrChange w:id="819" w:author="MKS CQS" w:date="2025-04-15T12:40:00Z" w16du:dateUtc="2025-04-15T04:40:00Z">
                    <w:tcPr>
                      <w:tcW w:w="2027" w:type="dxa"/>
                    </w:tcPr>
                  </w:tcPrChange>
                </w:tcPr>
                <w:p w14:paraId="16E32718" w14:textId="671078EB" w:rsidR="00853697" w:rsidRPr="00302AD4" w:rsidRDefault="00853697" w:rsidP="00853697">
                  <w:pPr>
                    <w:tabs>
                      <w:tab w:val="left" w:pos="9383"/>
                      <w:tab w:val="left" w:pos="9808"/>
                    </w:tabs>
                    <w:spacing w:line="240" w:lineRule="auto"/>
                    <w:rPr>
                      <w:ins w:id="820" w:author="MSAR LEGAL" w:date="2025-04-14T09:57:00Z" w16du:dateUtc="2025-04-14T01:57:00Z"/>
                      <w:rFonts w:ascii="Arial" w:hAnsi="Arial" w:cs="Arial"/>
                      <w:b/>
                      <w:sz w:val="16"/>
                      <w:szCs w:val="16"/>
                      <w:rPrChange w:id="821" w:author="MSAR LEGAL" w:date="2025-04-14T10:18:00Z" w16du:dateUtc="2025-04-14T02:18:00Z">
                        <w:rPr>
                          <w:ins w:id="822" w:author="MSAR LEGAL" w:date="2025-04-14T09:57:00Z" w16du:dateUtc="2025-04-14T01:57:00Z"/>
                          <w:b/>
                          <w:sz w:val="20"/>
                        </w:rPr>
                      </w:rPrChange>
                    </w:rPr>
                  </w:pPr>
                  <w:ins w:id="823" w:author="MSAR LEGAL" w:date="2025-04-14T09:57:00Z" w16du:dateUtc="2025-04-14T01:57:00Z">
                    <w:r w:rsidRPr="00302AD4">
                      <w:rPr>
                        <w:rFonts w:ascii="Arial" w:hAnsi="Arial" w:cs="Arial"/>
                        <w:b/>
                        <w:bCs/>
                        <w:sz w:val="16"/>
                        <w:szCs w:val="16"/>
                        <w:rPrChange w:id="824" w:author="MSAR LEGAL" w:date="2025-04-14T10:18:00Z" w16du:dateUtc="2025-04-14T02:18:00Z">
                          <w:rPr>
                            <w:rFonts w:ascii="Arial Narrow" w:hAnsi="Arial Narrow" w:cs="Arial"/>
                            <w:b/>
                            <w:bCs/>
                            <w:sz w:val="20"/>
                            <w:szCs w:val="20"/>
                          </w:rPr>
                        </w:rPrChange>
                      </w:rPr>
                      <w:t>Name</w:t>
                    </w:r>
                  </w:ins>
                </w:p>
              </w:tc>
              <w:tc>
                <w:tcPr>
                  <w:tcW w:w="2028" w:type="dxa"/>
                  <w:tcPrChange w:id="825" w:author="MKS CQS" w:date="2025-04-15T12:40:00Z" w16du:dateUtc="2025-04-15T04:40:00Z">
                    <w:tcPr>
                      <w:tcW w:w="2028" w:type="dxa"/>
                    </w:tcPr>
                  </w:tcPrChange>
                </w:tcPr>
                <w:p w14:paraId="235F7A58" w14:textId="7DFBB785" w:rsidR="00853697" w:rsidRPr="00302AD4" w:rsidRDefault="00853697" w:rsidP="00853697">
                  <w:pPr>
                    <w:tabs>
                      <w:tab w:val="left" w:pos="9383"/>
                      <w:tab w:val="left" w:pos="9808"/>
                    </w:tabs>
                    <w:spacing w:line="240" w:lineRule="auto"/>
                    <w:rPr>
                      <w:ins w:id="826" w:author="MSAR LEGAL" w:date="2025-04-14T09:57:00Z" w16du:dateUtc="2025-04-14T01:57:00Z"/>
                      <w:rFonts w:ascii="Arial" w:hAnsi="Arial" w:cs="Arial"/>
                      <w:b/>
                      <w:sz w:val="16"/>
                      <w:szCs w:val="16"/>
                      <w:rPrChange w:id="827" w:author="MSAR LEGAL" w:date="2025-04-14T10:18:00Z" w16du:dateUtc="2025-04-14T02:18:00Z">
                        <w:rPr>
                          <w:ins w:id="828" w:author="MSAR LEGAL" w:date="2025-04-14T09:57:00Z" w16du:dateUtc="2025-04-14T01:57:00Z"/>
                          <w:b/>
                          <w:sz w:val="20"/>
                        </w:rPr>
                      </w:rPrChange>
                    </w:rPr>
                  </w:pPr>
                  <w:ins w:id="829" w:author="MSAR LEGAL" w:date="2025-04-14T09:57:00Z" w16du:dateUtc="2025-04-14T01:57:00Z">
                    <w:r w:rsidRPr="00302AD4">
                      <w:rPr>
                        <w:rFonts w:ascii="Arial" w:hAnsi="Arial" w:cs="Arial"/>
                        <w:b/>
                        <w:bCs/>
                        <w:sz w:val="16"/>
                        <w:szCs w:val="16"/>
                        <w:rPrChange w:id="830" w:author="MSAR LEGAL" w:date="2025-04-14T10:18:00Z" w16du:dateUtc="2025-04-14T02:18:00Z">
                          <w:rPr>
                            <w:rFonts w:ascii="Arial Narrow" w:hAnsi="Arial Narrow" w:cs="Arial"/>
                            <w:b/>
                            <w:bCs/>
                            <w:sz w:val="20"/>
                            <w:szCs w:val="20"/>
                          </w:rPr>
                        </w:rPrChange>
                      </w:rPr>
                      <w:t>Nationality/ Jurisdiction</w:t>
                    </w:r>
                  </w:ins>
                </w:p>
              </w:tc>
              <w:tc>
                <w:tcPr>
                  <w:tcW w:w="2028" w:type="dxa"/>
                  <w:tcPrChange w:id="831" w:author="MKS CQS" w:date="2025-04-15T12:40:00Z" w16du:dateUtc="2025-04-15T04:40:00Z">
                    <w:tcPr>
                      <w:tcW w:w="2028" w:type="dxa"/>
                    </w:tcPr>
                  </w:tcPrChange>
                </w:tcPr>
                <w:p w14:paraId="3CBC5597" w14:textId="77777777" w:rsidR="00853697" w:rsidRPr="00302AD4" w:rsidRDefault="00853697" w:rsidP="00853697">
                  <w:pPr>
                    <w:jc w:val="center"/>
                    <w:rPr>
                      <w:ins w:id="832" w:author="MSAR LEGAL" w:date="2025-04-14T09:57:00Z" w16du:dateUtc="2025-04-14T01:57:00Z"/>
                      <w:rFonts w:ascii="Arial" w:hAnsi="Arial" w:cs="Arial"/>
                      <w:b/>
                      <w:bCs/>
                      <w:sz w:val="16"/>
                      <w:szCs w:val="16"/>
                      <w:rPrChange w:id="833" w:author="MSAR LEGAL" w:date="2025-04-14T10:18:00Z" w16du:dateUtc="2025-04-14T02:18:00Z">
                        <w:rPr>
                          <w:ins w:id="834" w:author="MSAR LEGAL" w:date="2025-04-14T09:57:00Z" w16du:dateUtc="2025-04-14T01:57:00Z"/>
                          <w:rFonts w:ascii="Arial Narrow" w:hAnsi="Arial Narrow" w:cs="Arial"/>
                          <w:b/>
                          <w:bCs/>
                          <w:sz w:val="20"/>
                          <w:szCs w:val="20"/>
                        </w:rPr>
                      </w:rPrChange>
                    </w:rPr>
                  </w:pPr>
                  <w:ins w:id="835" w:author="MSAR LEGAL" w:date="2025-04-14T09:57:00Z" w16du:dateUtc="2025-04-14T01:57:00Z">
                    <w:r w:rsidRPr="00302AD4">
                      <w:rPr>
                        <w:rFonts w:ascii="Arial" w:hAnsi="Arial" w:cs="Arial"/>
                        <w:b/>
                        <w:bCs/>
                        <w:sz w:val="16"/>
                        <w:szCs w:val="16"/>
                        <w:rPrChange w:id="836" w:author="MSAR LEGAL" w:date="2025-04-14T10:18:00Z" w16du:dateUtc="2025-04-14T02:18:00Z">
                          <w:rPr>
                            <w:rFonts w:ascii="Arial Narrow" w:hAnsi="Arial Narrow" w:cs="Arial"/>
                            <w:b/>
                            <w:bCs/>
                            <w:sz w:val="20"/>
                            <w:szCs w:val="20"/>
                          </w:rPr>
                        </w:rPrChange>
                      </w:rPr>
                      <w:t>Position</w:t>
                    </w:r>
                  </w:ins>
                </w:p>
                <w:p w14:paraId="20E54568" w14:textId="7E18042B" w:rsidR="00853697" w:rsidRPr="00302AD4" w:rsidRDefault="00853697" w:rsidP="00853697">
                  <w:pPr>
                    <w:tabs>
                      <w:tab w:val="left" w:pos="9383"/>
                      <w:tab w:val="left" w:pos="9808"/>
                    </w:tabs>
                    <w:spacing w:line="240" w:lineRule="auto"/>
                    <w:rPr>
                      <w:ins w:id="837" w:author="MSAR LEGAL" w:date="2025-04-14T09:57:00Z" w16du:dateUtc="2025-04-14T01:57:00Z"/>
                      <w:rFonts w:ascii="Arial" w:hAnsi="Arial" w:cs="Arial"/>
                      <w:b/>
                      <w:sz w:val="16"/>
                      <w:szCs w:val="16"/>
                      <w:rPrChange w:id="838" w:author="MSAR LEGAL" w:date="2025-04-14T10:18:00Z" w16du:dateUtc="2025-04-14T02:18:00Z">
                        <w:rPr>
                          <w:ins w:id="839" w:author="MSAR LEGAL" w:date="2025-04-14T09:57:00Z" w16du:dateUtc="2025-04-14T01:57:00Z"/>
                          <w:b/>
                          <w:sz w:val="20"/>
                        </w:rPr>
                      </w:rPrChange>
                    </w:rPr>
                  </w:pPr>
                </w:p>
              </w:tc>
              <w:tc>
                <w:tcPr>
                  <w:tcW w:w="2028" w:type="dxa"/>
                  <w:tcPrChange w:id="840" w:author="MKS CQS" w:date="2025-04-15T12:40:00Z" w16du:dateUtc="2025-04-15T04:40:00Z">
                    <w:tcPr>
                      <w:tcW w:w="2028" w:type="dxa"/>
                    </w:tcPr>
                  </w:tcPrChange>
                </w:tcPr>
                <w:p w14:paraId="16A46C8B" w14:textId="785E660E" w:rsidR="00853697" w:rsidRPr="00302AD4" w:rsidRDefault="00853697" w:rsidP="00853697">
                  <w:pPr>
                    <w:tabs>
                      <w:tab w:val="left" w:pos="9383"/>
                      <w:tab w:val="left" w:pos="9808"/>
                    </w:tabs>
                    <w:spacing w:line="240" w:lineRule="auto"/>
                    <w:rPr>
                      <w:ins w:id="841" w:author="MSAR LEGAL" w:date="2025-04-14T09:57:00Z" w16du:dateUtc="2025-04-14T01:57:00Z"/>
                      <w:rFonts w:ascii="Arial" w:hAnsi="Arial" w:cs="Arial"/>
                      <w:b/>
                      <w:sz w:val="16"/>
                      <w:szCs w:val="16"/>
                      <w:rPrChange w:id="842" w:author="MSAR LEGAL" w:date="2025-04-14T10:18:00Z" w16du:dateUtc="2025-04-14T02:18:00Z">
                        <w:rPr>
                          <w:ins w:id="843" w:author="MSAR LEGAL" w:date="2025-04-14T09:57:00Z" w16du:dateUtc="2025-04-14T01:57:00Z"/>
                          <w:b/>
                          <w:sz w:val="20"/>
                        </w:rPr>
                      </w:rPrChange>
                    </w:rPr>
                  </w:pPr>
                  <w:ins w:id="844" w:author="MSAR LEGAL" w:date="2025-04-14T09:57:00Z" w16du:dateUtc="2025-04-14T01:57:00Z">
                    <w:r w:rsidRPr="00302AD4">
                      <w:rPr>
                        <w:rFonts w:ascii="Arial" w:hAnsi="Arial" w:cs="Arial"/>
                        <w:b/>
                        <w:bCs/>
                        <w:sz w:val="16"/>
                        <w:szCs w:val="16"/>
                        <w:rPrChange w:id="845" w:author="MSAR LEGAL" w:date="2025-04-14T10:18:00Z" w16du:dateUtc="2025-04-14T02:18:00Z">
                          <w:rPr>
                            <w:rFonts w:ascii="Arial Narrow" w:hAnsi="Arial Narrow" w:cs="Arial"/>
                            <w:b/>
                            <w:bCs/>
                            <w:sz w:val="20"/>
                            <w:szCs w:val="20"/>
                          </w:rPr>
                        </w:rPrChange>
                      </w:rPr>
                      <w:t>Years in Position</w:t>
                    </w:r>
                  </w:ins>
                </w:p>
              </w:tc>
              <w:tc>
                <w:tcPr>
                  <w:tcW w:w="2028" w:type="dxa"/>
                  <w:tcPrChange w:id="846" w:author="MKS CQS" w:date="2025-04-15T12:40:00Z" w16du:dateUtc="2025-04-15T04:40:00Z">
                    <w:tcPr>
                      <w:tcW w:w="2028" w:type="dxa"/>
                    </w:tcPr>
                  </w:tcPrChange>
                </w:tcPr>
                <w:p w14:paraId="3CE4C818" w14:textId="79B35F44" w:rsidR="00853697" w:rsidRPr="00302AD4" w:rsidRDefault="00853697" w:rsidP="00853697">
                  <w:pPr>
                    <w:tabs>
                      <w:tab w:val="left" w:pos="9383"/>
                      <w:tab w:val="left" w:pos="9808"/>
                    </w:tabs>
                    <w:spacing w:line="240" w:lineRule="auto"/>
                    <w:rPr>
                      <w:ins w:id="847" w:author="MSAR LEGAL" w:date="2025-04-14T09:57:00Z" w16du:dateUtc="2025-04-14T01:57:00Z"/>
                      <w:rFonts w:ascii="Arial" w:hAnsi="Arial" w:cs="Arial"/>
                      <w:b/>
                      <w:sz w:val="16"/>
                      <w:szCs w:val="16"/>
                      <w:rPrChange w:id="848" w:author="MSAR LEGAL" w:date="2025-04-14T10:18:00Z" w16du:dateUtc="2025-04-14T02:18:00Z">
                        <w:rPr>
                          <w:ins w:id="849" w:author="MSAR LEGAL" w:date="2025-04-14T09:57:00Z" w16du:dateUtc="2025-04-14T01:57:00Z"/>
                          <w:b/>
                          <w:sz w:val="20"/>
                        </w:rPr>
                      </w:rPrChange>
                    </w:rPr>
                  </w:pPr>
                  <w:ins w:id="850" w:author="MSAR LEGAL" w:date="2025-04-14T09:57:00Z" w16du:dateUtc="2025-04-14T01:57:00Z">
                    <w:r w:rsidRPr="00302AD4">
                      <w:rPr>
                        <w:rFonts w:ascii="Arial" w:hAnsi="Arial" w:cs="Arial"/>
                        <w:b/>
                        <w:bCs/>
                        <w:sz w:val="16"/>
                        <w:szCs w:val="16"/>
                        <w:rPrChange w:id="851" w:author="MSAR LEGAL" w:date="2025-04-14T10:18:00Z" w16du:dateUtc="2025-04-14T02:18:00Z">
                          <w:rPr>
                            <w:rFonts w:ascii="Arial Narrow" w:hAnsi="Arial Narrow" w:cs="Arial"/>
                            <w:b/>
                            <w:bCs/>
                            <w:sz w:val="20"/>
                            <w:szCs w:val="20"/>
                          </w:rPr>
                        </w:rPrChange>
                      </w:rPr>
                      <w:t>Years in Industry/ Related Field</w:t>
                    </w:r>
                  </w:ins>
                </w:p>
              </w:tc>
            </w:tr>
            <w:tr w:rsidR="00853697" w:rsidRPr="00302AD4" w14:paraId="6F0C3E9A" w14:textId="77777777" w:rsidTr="004E0061">
              <w:trPr>
                <w:trHeight w:val="260"/>
                <w:ins w:id="852" w:author="MSAR LEGAL" w:date="2025-04-14T09:57:00Z"/>
              </w:trPr>
              <w:tc>
                <w:tcPr>
                  <w:tcW w:w="2027" w:type="dxa"/>
                  <w:tcPrChange w:id="853" w:author="MKS CQS" w:date="2025-04-15T12:40:00Z" w16du:dateUtc="2025-04-15T04:40:00Z">
                    <w:tcPr>
                      <w:tcW w:w="2027" w:type="dxa"/>
                    </w:tcPr>
                  </w:tcPrChange>
                </w:tcPr>
                <w:p w14:paraId="4F09005D" w14:textId="77777777" w:rsidR="00853697" w:rsidRPr="00302AD4" w:rsidRDefault="00853697" w:rsidP="003E5A27">
                  <w:pPr>
                    <w:tabs>
                      <w:tab w:val="left" w:pos="9383"/>
                      <w:tab w:val="left" w:pos="9808"/>
                    </w:tabs>
                    <w:spacing w:line="240" w:lineRule="auto"/>
                    <w:rPr>
                      <w:ins w:id="854" w:author="MSAR LEGAL" w:date="2025-04-14T09:57:00Z" w16du:dateUtc="2025-04-14T01:57:00Z"/>
                      <w:rFonts w:ascii="Arial" w:hAnsi="Arial" w:cs="Arial"/>
                      <w:b/>
                      <w:sz w:val="16"/>
                      <w:szCs w:val="16"/>
                      <w:rPrChange w:id="855" w:author="MSAR LEGAL" w:date="2025-04-14T10:18:00Z" w16du:dateUtc="2025-04-14T02:18:00Z">
                        <w:rPr>
                          <w:ins w:id="856" w:author="MSAR LEGAL" w:date="2025-04-14T09:57:00Z" w16du:dateUtc="2025-04-14T01:57:00Z"/>
                          <w:b/>
                          <w:sz w:val="20"/>
                        </w:rPr>
                      </w:rPrChange>
                    </w:rPr>
                  </w:pPr>
                </w:p>
              </w:tc>
              <w:tc>
                <w:tcPr>
                  <w:tcW w:w="2028" w:type="dxa"/>
                  <w:tcPrChange w:id="857" w:author="MKS CQS" w:date="2025-04-15T12:40:00Z" w16du:dateUtc="2025-04-15T04:40:00Z">
                    <w:tcPr>
                      <w:tcW w:w="2028" w:type="dxa"/>
                    </w:tcPr>
                  </w:tcPrChange>
                </w:tcPr>
                <w:p w14:paraId="275FD29E" w14:textId="77777777" w:rsidR="00853697" w:rsidRPr="00302AD4" w:rsidRDefault="00853697" w:rsidP="003E5A27">
                  <w:pPr>
                    <w:tabs>
                      <w:tab w:val="left" w:pos="9383"/>
                      <w:tab w:val="left" w:pos="9808"/>
                    </w:tabs>
                    <w:spacing w:line="240" w:lineRule="auto"/>
                    <w:rPr>
                      <w:ins w:id="858" w:author="MSAR LEGAL" w:date="2025-04-14T09:57:00Z" w16du:dateUtc="2025-04-14T01:57:00Z"/>
                      <w:rFonts w:ascii="Arial" w:hAnsi="Arial" w:cs="Arial"/>
                      <w:b/>
                      <w:sz w:val="16"/>
                      <w:szCs w:val="16"/>
                      <w:rPrChange w:id="859" w:author="MSAR LEGAL" w:date="2025-04-14T10:18:00Z" w16du:dateUtc="2025-04-14T02:18:00Z">
                        <w:rPr>
                          <w:ins w:id="860" w:author="MSAR LEGAL" w:date="2025-04-14T09:57:00Z" w16du:dateUtc="2025-04-14T01:57:00Z"/>
                          <w:b/>
                          <w:sz w:val="20"/>
                        </w:rPr>
                      </w:rPrChange>
                    </w:rPr>
                  </w:pPr>
                </w:p>
              </w:tc>
              <w:tc>
                <w:tcPr>
                  <w:tcW w:w="2028" w:type="dxa"/>
                  <w:tcPrChange w:id="861" w:author="MKS CQS" w:date="2025-04-15T12:40:00Z" w16du:dateUtc="2025-04-15T04:40:00Z">
                    <w:tcPr>
                      <w:tcW w:w="2028" w:type="dxa"/>
                    </w:tcPr>
                  </w:tcPrChange>
                </w:tcPr>
                <w:p w14:paraId="221FC148" w14:textId="77777777" w:rsidR="00853697" w:rsidRPr="00302AD4" w:rsidRDefault="00853697" w:rsidP="003E5A27">
                  <w:pPr>
                    <w:tabs>
                      <w:tab w:val="left" w:pos="9383"/>
                      <w:tab w:val="left" w:pos="9808"/>
                    </w:tabs>
                    <w:spacing w:line="240" w:lineRule="auto"/>
                    <w:rPr>
                      <w:ins w:id="862" w:author="MSAR LEGAL" w:date="2025-04-14T09:57:00Z" w16du:dateUtc="2025-04-14T01:57:00Z"/>
                      <w:rFonts w:ascii="Arial" w:hAnsi="Arial" w:cs="Arial"/>
                      <w:b/>
                      <w:sz w:val="16"/>
                      <w:szCs w:val="16"/>
                      <w:rPrChange w:id="863" w:author="MSAR LEGAL" w:date="2025-04-14T10:18:00Z" w16du:dateUtc="2025-04-14T02:18:00Z">
                        <w:rPr>
                          <w:ins w:id="864" w:author="MSAR LEGAL" w:date="2025-04-14T09:57:00Z" w16du:dateUtc="2025-04-14T01:57:00Z"/>
                          <w:b/>
                          <w:sz w:val="20"/>
                        </w:rPr>
                      </w:rPrChange>
                    </w:rPr>
                  </w:pPr>
                </w:p>
              </w:tc>
              <w:tc>
                <w:tcPr>
                  <w:tcW w:w="2028" w:type="dxa"/>
                  <w:tcPrChange w:id="865" w:author="MKS CQS" w:date="2025-04-15T12:40:00Z" w16du:dateUtc="2025-04-15T04:40:00Z">
                    <w:tcPr>
                      <w:tcW w:w="2028" w:type="dxa"/>
                    </w:tcPr>
                  </w:tcPrChange>
                </w:tcPr>
                <w:p w14:paraId="37469E61" w14:textId="77777777" w:rsidR="00853697" w:rsidRPr="00302AD4" w:rsidRDefault="00853697" w:rsidP="003E5A27">
                  <w:pPr>
                    <w:tabs>
                      <w:tab w:val="left" w:pos="9383"/>
                      <w:tab w:val="left" w:pos="9808"/>
                    </w:tabs>
                    <w:spacing w:line="240" w:lineRule="auto"/>
                    <w:rPr>
                      <w:ins w:id="866" w:author="MSAR LEGAL" w:date="2025-04-14T09:57:00Z" w16du:dateUtc="2025-04-14T01:57:00Z"/>
                      <w:rFonts w:ascii="Arial" w:hAnsi="Arial" w:cs="Arial"/>
                      <w:b/>
                      <w:sz w:val="16"/>
                      <w:szCs w:val="16"/>
                      <w:rPrChange w:id="867" w:author="MSAR LEGAL" w:date="2025-04-14T10:18:00Z" w16du:dateUtc="2025-04-14T02:18:00Z">
                        <w:rPr>
                          <w:ins w:id="868" w:author="MSAR LEGAL" w:date="2025-04-14T09:57:00Z" w16du:dateUtc="2025-04-14T01:57:00Z"/>
                          <w:b/>
                          <w:sz w:val="20"/>
                        </w:rPr>
                      </w:rPrChange>
                    </w:rPr>
                  </w:pPr>
                </w:p>
              </w:tc>
              <w:tc>
                <w:tcPr>
                  <w:tcW w:w="2028" w:type="dxa"/>
                  <w:tcPrChange w:id="869" w:author="MKS CQS" w:date="2025-04-15T12:40:00Z" w16du:dateUtc="2025-04-15T04:40:00Z">
                    <w:tcPr>
                      <w:tcW w:w="2028" w:type="dxa"/>
                    </w:tcPr>
                  </w:tcPrChange>
                </w:tcPr>
                <w:p w14:paraId="2B36C40F" w14:textId="77777777" w:rsidR="00853697" w:rsidRPr="00302AD4" w:rsidRDefault="00853697" w:rsidP="003E5A27">
                  <w:pPr>
                    <w:tabs>
                      <w:tab w:val="left" w:pos="9383"/>
                      <w:tab w:val="left" w:pos="9808"/>
                    </w:tabs>
                    <w:spacing w:line="240" w:lineRule="auto"/>
                    <w:rPr>
                      <w:ins w:id="870" w:author="MSAR LEGAL" w:date="2025-04-14T09:57:00Z" w16du:dateUtc="2025-04-14T01:57:00Z"/>
                      <w:rFonts w:ascii="Arial" w:hAnsi="Arial" w:cs="Arial"/>
                      <w:b/>
                      <w:sz w:val="16"/>
                      <w:szCs w:val="16"/>
                      <w:rPrChange w:id="871" w:author="MSAR LEGAL" w:date="2025-04-14T10:18:00Z" w16du:dateUtc="2025-04-14T02:18:00Z">
                        <w:rPr>
                          <w:ins w:id="872" w:author="MSAR LEGAL" w:date="2025-04-14T09:57:00Z" w16du:dateUtc="2025-04-14T01:57:00Z"/>
                          <w:b/>
                          <w:sz w:val="20"/>
                        </w:rPr>
                      </w:rPrChange>
                    </w:rPr>
                  </w:pPr>
                </w:p>
              </w:tc>
            </w:tr>
            <w:tr w:rsidR="00853697" w:rsidRPr="00302AD4" w14:paraId="66619632" w14:textId="77777777" w:rsidTr="004E0061">
              <w:trPr>
                <w:trHeight w:val="260"/>
                <w:ins w:id="873" w:author="MSAR LEGAL" w:date="2025-04-14T09:57:00Z"/>
              </w:trPr>
              <w:tc>
                <w:tcPr>
                  <w:tcW w:w="2027" w:type="dxa"/>
                  <w:tcPrChange w:id="874" w:author="MKS CQS" w:date="2025-04-15T12:40:00Z" w16du:dateUtc="2025-04-15T04:40:00Z">
                    <w:tcPr>
                      <w:tcW w:w="2027" w:type="dxa"/>
                    </w:tcPr>
                  </w:tcPrChange>
                </w:tcPr>
                <w:p w14:paraId="43CA7AE7" w14:textId="77777777" w:rsidR="00853697" w:rsidRPr="00302AD4" w:rsidRDefault="00853697" w:rsidP="003E5A27">
                  <w:pPr>
                    <w:tabs>
                      <w:tab w:val="left" w:pos="9383"/>
                      <w:tab w:val="left" w:pos="9808"/>
                    </w:tabs>
                    <w:spacing w:line="240" w:lineRule="auto"/>
                    <w:rPr>
                      <w:ins w:id="875" w:author="MSAR LEGAL" w:date="2025-04-14T09:57:00Z" w16du:dateUtc="2025-04-14T01:57:00Z"/>
                      <w:rFonts w:ascii="Arial" w:hAnsi="Arial" w:cs="Arial"/>
                      <w:b/>
                      <w:sz w:val="16"/>
                      <w:szCs w:val="16"/>
                      <w:rPrChange w:id="876" w:author="MSAR LEGAL" w:date="2025-04-14T10:18:00Z" w16du:dateUtc="2025-04-14T02:18:00Z">
                        <w:rPr>
                          <w:ins w:id="877" w:author="MSAR LEGAL" w:date="2025-04-14T09:57:00Z" w16du:dateUtc="2025-04-14T01:57:00Z"/>
                          <w:b/>
                          <w:sz w:val="20"/>
                        </w:rPr>
                      </w:rPrChange>
                    </w:rPr>
                  </w:pPr>
                </w:p>
              </w:tc>
              <w:tc>
                <w:tcPr>
                  <w:tcW w:w="2028" w:type="dxa"/>
                  <w:tcPrChange w:id="878" w:author="MKS CQS" w:date="2025-04-15T12:40:00Z" w16du:dateUtc="2025-04-15T04:40:00Z">
                    <w:tcPr>
                      <w:tcW w:w="2028" w:type="dxa"/>
                    </w:tcPr>
                  </w:tcPrChange>
                </w:tcPr>
                <w:p w14:paraId="49D9CB68" w14:textId="77777777" w:rsidR="00853697" w:rsidRPr="00302AD4" w:rsidRDefault="00853697" w:rsidP="003E5A27">
                  <w:pPr>
                    <w:tabs>
                      <w:tab w:val="left" w:pos="9383"/>
                      <w:tab w:val="left" w:pos="9808"/>
                    </w:tabs>
                    <w:spacing w:line="240" w:lineRule="auto"/>
                    <w:rPr>
                      <w:ins w:id="879" w:author="MSAR LEGAL" w:date="2025-04-14T09:57:00Z" w16du:dateUtc="2025-04-14T01:57:00Z"/>
                      <w:rFonts w:ascii="Arial" w:hAnsi="Arial" w:cs="Arial"/>
                      <w:b/>
                      <w:sz w:val="16"/>
                      <w:szCs w:val="16"/>
                      <w:rPrChange w:id="880" w:author="MSAR LEGAL" w:date="2025-04-14T10:18:00Z" w16du:dateUtc="2025-04-14T02:18:00Z">
                        <w:rPr>
                          <w:ins w:id="881" w:author="MSAR LEGAL" w:date="2025-04-14T09:57:00Z" w16du:dateUtc="2025-04-14T01:57:00Z"/>
                          <w:b/>
                          <w:sz w:val="20"/>
                        </w:rPr>
                      </w:rPrChange>
                    </w:rPr>
                  </w:pPr>
                </w:p>
              </w:tc>
              <w:tc>
                <w:tcPr>
                  <w:tcW w:w="2028" w:type="dxa"/>
                  <w:tcPrChange w:id="882" w:author="MKS CQS" w:date="2025-04-15T12:40:00Z" w16du:dateUtc="2025-04-15T04:40:00Z">
                    <w:tcPr>
                      <w:tcW w:w="2028" w:type="dxa"/>
                    </w:tcPr>
                  </w:tcPrChange>
                </w:tcPr>
                <w:p w14:paraId="435D264E" w14:textId="77777777" w:rsidR="00853697" w:rsidRPr="00302AD4" w:rsidRDefault="00853697" w:rsidP="003E5A27">
                  <w:pPr>
                    <w:tabs>
                      <w:tab w:val="left" w:pos="9383"/>
                      <w:tab w:val="left" w:pos="9808"/>
                    </w:tabs>
                    <w:spacing w:line="240" w:lineRule="auto"/>
                    <w:rPr>
                      <w:ins w:id="883" w:author="MSAR LEGAL" w:date="2025-04-14T09:57:00Z" w16du:dateUtc="2025-04-14T01:57:00Z"/>
                      <w:rFonts w:ascii="Arial" w:hAnsi="Arial" w:cs="Arial"/>
                      <w:b/>
                      <w:sz w:val="16"/>
                      <w:szCs w:val="16"/>
                      <w:rPrChange w:id="884" w:author="MSAR LEGAL" w:date="2025-04-14T10:18:00Z" w16du:dateUtc="2025-04-14T02:18:00Z">
                        <w:rPr>
                          <w:ins w:id="885" w:author="MSAR LEGAL" w:date="2025-04-14T09:57:00Z" w16du:dateUtc="2025-04-14T01:57:00Z"/>
                          <w:b/>
                          <w:sz w:val="20"/>
                        </w:rPr>
                      </w:rPrChange>
                    </w:rPr>
                  </w:pPr>
                </w:p>
              </w:tc>
              <w:tc>
                <w:tcPr>
                  <w:tcW w:w="2028" w:type="dxa"/>
                  <w:tcPrChange w:id="886" w:author="MKS CQS" w:date="2025-04-15T12:40:00Z" w16du:dateUtc="2025-04-15T04:40:00Z">
                    <w:tcPr>
                      <w:tcW w:w="2028" w:type="dxa"/>
                    </w:tcPr>
                  </w:tcPrChange>
                </w:tcPr>
                <w:p w14:paraId="679349C9" w14:textId="77777777" w:rsidR="00853697" w:rsidRPr="00302AD4" w:rsidRDefault="00853697" w:rsidP="003E5A27">
                  <w:pPr>
                    <w:tabs>
                      <w:tab w:val="left" w:pos="9383"/>
                      <w:tab w:val="left" w:pos="9808"/>
                    </w:tabs>
                    <w:spacing w:line="240" w:lineRule="auto"/>
                    <w:rPr>
                      <w:ins w:id="887" w:author="MSAR LEGAL" w:date="2025-04-14T09:57:00Z" w16du:dateUtc="2025-04-14T01:57:00Z"/>
                      <w:rFonts w:ascii="Arial" w:hAnsi="Arial" w:cs="Arial"/>
                      <w:b/>
                      <w:sz w:val="16"/>
                      <w:szCs w:val="16"/>
                      <w:rPrChange w:id="888" w:author="MSAR LEGAL" w:date="2025-04-14T10:18:00Z" w16du:dateUtc="2025-04-14T02:18:00Z">
                        <w:rPr>
                          <w:ins w:id="889" w:author="MSAR LEGAL" w:date="2025-04-14T09:57:00Z" w16du:dateUtc="2025-04-14T01:57:00Z"/>
                          <w:b/>
                          <w:sz w:val="20"/>
                        </w:rPr>
                      </w:rPrChange>
                    </w:rPr>
                  </w:pPr>
                </w:p>
              </w:tc>
              <w:tc>
                <w:tcPr>
                  <w:tcW w:w="2028" w:type="dxa"/>
                  <w:tcPrChange w:id="890" w:author="MKS CQS" w:date="2025-04-15T12:40:00Z" w16du:dateUtc="2025-04-15T04:40:00Z">
                    <w:tcPr>
                      <w:tcW w:w="2028" w:type="dxa"/>
                    </w:tcPr>
                  </w:tcPrChange>
                </w:tcPr>
                <w:p w14:paraId="1882A0DA" w14:textId="77777777" w:rsidR="00853697" w:rsidRPr="00302AD4" w:rsidRDefault="00853697" w:rsidP="003E5A27">
                  <w:pPr>
                    <w:tabs>
                      <w:tab w:val="left" w:pos="9383"/>
                      <w:tab w:val="left" w:pos="9808"/>
                    </w:tabs>
                    <w:spacing w:line="240" w:lineRule="auto"/>
                    <w:rPr>
                      <w:ins w:id="891" w:author="MSAR LEGAL" w:date="2025-04-14T09:57:00Z" w16du:dateUtc="2025-04-14T01:57:00Z"/>
                      <w:rFonts w:ascii="Arial" w:hAnsi="Arial" w:cs="Arial"/>
                      <w:b/>
                      <w:sz w:val="16"/>
                      <w:szCs w:val="16"/>
                      <w:rPrChange w:id="892" w:author="MSAR LEGAL" w:date="2025-04-14T10:18:00Z" w16du:dateUtc="2025-04-14T02:18:00Z">
                        <w:rPr>
                          <w:ins w:id="893" w:author="MSAR LEGAL" w:date="2025-04-14T09:57:00Z" w16du:dateUtc="2025-04-14T01:57:00Z"/>
                          <w:b/>
                          <w:sz w:val="20"/>
                        </w:rPr>
                      </w:rPrChange>
                    </w:rPr>
                  </w:pPr>
                </w:p>
              </w:tc>
            </w:tr>
            <w:tr w:rsidR="00853697" w:rsidRPr="00302AD4" w14:paraId="3913D78B" w14:textId="77777777" w:rsidTr="004E0061">
              <w:trPr>
                <w:trHeight w:val="260"/>
                <w:ins w:id="894" w:author="MSAR LEGAL" w:date="2025-04-14T09:57:00Z"/>
              </w:trPr>
              <w:tc>
                <w:tcPr>
                  <w:tcW w:w="2027" w:type="dxa"/>
                  <w:tcPrChange w:id="895" w:author="MKS CQS" w:date="2025-04-15T12:40:00Z" w16du:dateUtc="2025-04-15T04:40:00Z">
                    <w:tcPr>
                      <w:tcW w:w="2027" w:type="dxa"/>
                    </w:tcPr>
                  </w:tcPrChange>
                </w:tcPr>
                <w:p w14:paraId="48CBF58C" w14:textId="77777777" w:rsidR="00853697" w:rsidRPr="00302AD4" w:rsidRDefault="00853697" w:rsidP="003E5A27">
                  <w:pPr>
                    <w:tabs>
                      <w:tab w:val="left" w:pos="9383"/>
                      <w:tab w:val="left" w:pos="9808"/>
                    </w:tabs>
                    <w:spacing w:line="240" w:lineRule="auto"/>
                    <w:rPr>
                      <w:ins w:id="896" w:author="MSAR LEGAL" w:date="2025-04-14T09:57:00Z" w16du:dateUtc="2025-04-14T01:57:00Z"/>
                      <w:rFonts w:ascii="Arial" w:hAnsi="Arial" w:cs="Arial"/>
                      <w:b/>
                      <w:sz w:val="16"/>
                      <w:szCs w:val="16"/>
                      <w:rPrChange w:id="897" w:author="MSAR LEGAL" w:date="2025-04-14T10:18:00Z" w16du:dateUtc="2025-04-14T02:18:00Z">
                        <w:rPr>
                          <w:ins w:id="898" w:author="MSAR LEGAL" w:date="2025-04-14T09:57:00Z" w16du:dateUtc="2025-04-14T01:57:00Z"/>
                          <w:b/>
                          <w:sz w:val="20"/>
                        </w:rPr>
                      </w:rPrChange>
                    </w:rPr>
                  </w:pPr>
                </w:p>
              </w:tc>
              <w:tc>
                <w:tcPr>
                  <w:tcW w:w="2028" w:type="dxa"/>
                  <w:tcPrChange w:id="899" w:author="MKS CQS" w:date="2025-04-15T12:40:00Z" w16du:dateUtc="2025-04-15T04:40:00Z">
                    <w:tcPr>
                      <w:tcW w:w="2028" w:type="dxa"/>
                    </w:tcPr>
                  </w:tcPrChange>
                </w:tcPr>
                <w:p w14:paraId="5397DF97" w14:textId="77777777" w:rsidR="00853697" w:rsidRPr="00302AD4" w:rsidRDefault="00853697" w:rsidP="003E5A27">
                  <w:pPr>
                    <w:tabs>
                      <w:tab w:val="left" w:pos="9383"/>
                      <w:tab w:val="left" w:pos="9808"/>
                    </w:tabs>
                    <w:spacing w:line="240" w:lineRule="auto"/>
                    <w:rPr>
                      <w:ins w:id="900" w:author="MSAR LEGAL" w:date="2025-04-14T09:57:00Z" w16du:dateUtc="2025-04-14T01:57:00Z"/>
                      <w:rFonts w:ascii="Arial" w:hAnsi="Arial" w:cs="Arial"/>
                      <w:b/>
                      <w:sz w:val="16"/>
                      <w:szCs w:val="16"/>
                      <w:rPrChange w:id="901" w:author="MSAR LEGAL" w:date="2025-04-14T10:18:00Z" w16du:dateUtc="2025-04-14T02:18:00Z">
                        <w:rPr>
                          <w:ins w:id="902" w:author="MSAR LEGAL" w:date="2025-04-14T09:57:00Z" w16du:dateUtc="2025-04-14T01:57:00Z"/>
                          <w:b/>
                          <w:sz w:val="20"/>
                        </w:rPr>
                      </w:rPrChange>
                    </w:rPr>
                  </w:pPr>
                </w:p>
              </w:tc>
              <w:tc>
                <w:tcPr>
                  <w:tcW w:w="2028" w:type="dxa"/>
                  <w:tcPrChange w:id="903" w:author="MKS CQS" w:date="2025-04-15T12:40:00Z" w16du:dateUtc="2025-04-15T04:40:00Z">
                    <w:tcPr>
                      <w:tcW w:w="2028" w:type="dxa"/>
                    </w:tcPr>
                  </w:tcPrChange>
                </w:tcPr>
                <w:p w14:paraId="046974A2" w14:textId="77777777" w:rsidR="00853697" w:rsidRPr="00302AD4" w:rsidRDefault="00853697" w:rsidP="003E5A27">
                  <w:pPr>
                    <w:tabs>
                      <w:tab w:val="left" w:pos="9383"/>
                      <w:tab w:val="left" w:pos="9808"/>
                    </w:tabs>
                    <w:spacing w:line="240" w:lineRule="auto"/>
                    <w:rPr>
                      <w:ins w:id="904" w:author="MSAR LEGAL" w:date="2025-04-14T09:57:00Z" w16du:dateUtc="2025-04-14T01:57:00Z"/>
                      <w:rFonts w:ascii="Arial" w:hAnsi="Arial" w:cs="Arial"/>
                      <w:b/>
                      <w:sz w:val="16"/>
                      <w:szCs w:val="16"/>
                      <w:rPrChange w:id="905" w:author="MSAR LEGAL" w:date="2025-04-14T10:18:00Z" w16du:dateUtc="2025-04-14T02:18:00Z">
                        <w:rPr>
                          <w:ins w:id="906" w:author="MSAR LEGAL" w:date="2025-04-14T09:57:00Z" w16du:dateUtc="2025-04-14T01:57:00Z"/>
                          <w:b/>
                          <w:sz w:val="20"/>
                        </w:rPr>
                      </w:rPrChange>
                    </w:rPr>
                  </w:pPr>
                </w:p>
              </w:tc>
              <w:tc>
                <w:tcPr>
                  <w:tcW w:w="2028" w:type="dxa"/>
                  <w:tcPrChange w:id="907" w:author="MKS CQS" w:date="2025-04-15T12:40:00Z" w16du:dateUtc="2025-04-15T04:40:00Z">
                    <w:tcPr>
                      <w:tcW w:w="2028" w:type="dxa"/>
                    </w:tcPr>
                  </w:tcPrChange>
                </w:tcPr>
                <w:p w14:paraId="5CAC16FC" w14:textId="77777777" w:rsidR="00853697" w:rsidRPr="00302AD4" w:rsidRDefault="00853697" w:rsidP="003E5A27">
                  <w:pPr>
                    <w:tabs>
                      <w:tab w:val="left" w:pos="9383"/>
                      <w:tab w:val="left" w:pos="9808"/>
                    </w:tabs>
                    <w:spacing w:line="240" w:lineRule="auto"/>
                    <w:rPr>
                      <w:ins w:id="908" w:author="MSAR LEGAL" w:date="2025-04-14T09:57:00Z" w16du:dateUtc="2025-04-14T01:57:00Z"/>
                      <w:rFonts w:ascii="Arial" w:hAnsi="Arial" w:cs="Arial"/>
                      <w:b/>
                      <w:sz w:val="16"/>
                      <w:szCs w:val="16"/>
                      <w:rPrChange w:id="909" w:author="MSAR LEGAL" w:date="2025-04-14T10:18:00Z" w16du:dateUtc="2025-04-14T02:18:00Z">
                        <w:rPr>
                          <w:ins w:id="910" w:author="MSAR LEGAL" w:date="2025-04-14T09:57:00Z" w16du:dateUtc="2025-04-14T01:57:00Z"/>
                          <w:b/>
                          <w:sz w:val="20"/>
                        </w:rPr>
                      </w:rPrChange>
                    </w:rPr>
                  </w:pPr>
                </w:p>
              </w:tc>
              <w:tc>
                <w:tcPr>
                  <w:tcW w:w="2028" w:type="dxa"/>
                  <w:tcPrChange w:id="911" w:author="MKS CQS" w:date="2025-04-15T12:40:00Z" w16du:dateUtc="2025-04-15T04:40:00Z">
                    <w:tcPr>
                      <w:tcW w:w="2028" w:type="dxa"/>
                    </w:tcPr>
                  </w:tcPrChange>
                </w:tcPr>
                <w:p w14:paraId="50FA9ADC" w14:textId="77777777" w:rsidR="00853697" w:rsidRPr="00302AD4" w:rsidRDefault="00853697" w:rsidP="003E5A27">
                  <w:pPr>
                    <w:tabs>
                      <w:tab w:val="left" w:pos="9383"/>
                      <w:tab w:val="left" w:pos="9808"/>
                    </w:tabs>
                    <w:spacing w:line="240" w:lineRule="auto"/>
                    <w:rPr>
                      <w:ins w:id="912" w:author="MSAR LEGAL" w:date="2025-04-14T09:57:00Z" w16du:dateUtc="2025-04-14T01:57:00Z"/>
                      <w:rFonts w:ascii="Arial" w:hAnsi="Arial" w:cs="Arial"/>
                      <w:b/>
                      <w:sz w:val="16"/>
                      <w:szCs w:val="16"/>
                      <w:rPrChange w:id="913" w:author="MSAR LEGAL" w:date="2025-04-14T10:18:00Z" w16du:dateUtc="2025-04-14T02:18:00Z">
                        <w:rPr>
                          <w:ins w:id="914" w:author="MSAR LEGAL" w:date="2025-04-14T09:57:00Z" w16du:dateUtc="2025-04-14T01:57:00Z"/>
                          <w:b/>
                          <w:sz w:val="20"/>
                        </w:rPr>
                      </w:rPrChange>
                    </w:rPr>
                  </w:pPr>
                </w:p>
              </w:tc>
            </w:tr>
            <w:tr w:rsidR="00853697" w:rsidRPr="00302AD4" w14:paraId="5384BF10" w14:textId="77777777" w:rsidTr="004E0061">
              <w:trPr>
                <w:trHeight w:val="269"/>
                <w:ins w:id="915" w:author="MSAR LEGAL" w:date="2025-04-14T09:57:00Z"/>
              </w:trPr>
              <w:tc>
                <w:tcPr>
                  <w:tcW w:w="2027" w:type="dxa"/>
                  <w:tcPrChange w:id="916" w:author="MKS CQS" w:date="2025-04-15T12:40:00Z" w16du:dateUtc="2025-04-15T04:40:00Z">
                    <w:tcPr>
                      <w:tcW w:w="2027" w:type="dxa"/>
                    </w:tcPr>
                  </w:tcPrChange>
                </w:tcPr>
                <w:p w14:paraId="4940BF5F" w14:textId="77777777" w:rsidR="00853697" w:rsidRPr="00302AD4" w:rsidRDefault="00853697" w:rsidP="003E5A27">
                  <w:pPr>
                    <w:tabs>
                      <w:tab w:val="left" w:pos="9383"/>
                      <w:tab w:val="left" w:pos="9808"/>
                    </w:tabs>
                    <w:spacing w:line="240" w:lineRule="auto"/>
                    <w:rPr>
                      <w:ins w:id="917" w:author="MSAR LEGAL" w:date="2025-04-14T09:57:00Z" w16du:dateUtc="2025-04-14T01:57:00Z"/>
                      <w:rFonts w:ascii="Arial" w:hAnsi="Arial" w:cs="Arial"/>
                      <w:b/>
                      <w:sz w:val="16"/>
                      <w:szCs w:val="16"/>
                      <w:rPrChange w:id="918" w:author="MSAR LEGAL" w:date="2025-04-14T10:18:00Z" w16du:dateUtc="2025-04-14T02:18:00Z">
                        <w:rPr>
                          <w:ins w:id="919" w:author="MSAR LEGAL" w:date="2025-04-14T09:57:00Z" w16du:dateUtc="2025-04-14T01:57:00Z"/>
                          <w:b/>
                          <w:sz w:val="20"/>
                        </w:rPr>
                      </w:rPrChange>
                    </w:rPr>
                  </w:pPr>
                </w:p>
              </w:tc>
              <w:tc>
                <w:tcPr>
                  <w:tcW w:w="2028" w:type="dxa"/>
                  <w:tcPrChange w:id="920" w:author="MKS CQS" w:date="2025-04-15T12:40:00Z" w16du:dateUtc="2025-04-15T04:40:00Z">
                    <w:tcPr>
                      <w:tcW w:w="2028" w:type="dxa"/>
                    </w:tcPr>
                  </w:tcPrChange>
                </w:tcPr>
                <w:p w14:paraId="53FA6B1D" w14:textId="77777777" w:rsidR="00853697" w:rsidRPr="00302AD4" w:rsidRDefault="00853697" w:rsidP="003E5A27">
                  <w:pPr>
                    <w:tabs>
                      <w:tab w:val="left" w:pos="9383"/>
                      <w:tab w:val="left" w:pos="9808"/>
                    </w:tabs>
                    <w:spacing w:line="240" w:lineRule="auto"/>
                    <w:rPr>
                      <w:ins w:id="921" w:author="MSAR LEGAL" w:date="2025-04-14T09:57:00Z" w16du:dateUtc="2025-04-14T01:57:00Z"/>
                      <w:rFonts w:ascii="Arial" w:hAnsi="Arial" w:cs="Arial"/>
                      <w:b/>
                      <w:sz w:val="16"/>
                      <w:szCs w:val="16"/>
                      <w:rPrChange w:id="922" w:author="MSAR LEGAL" w:date="2025-04-14T10:18:00Z" w16du:dateUtc="2025-04-14T02:18:00Z">
                        <w:rPr>
                          <w:ins w:id="923" w:author="MSAR LEGAL" w:date="2025-04-14T09:57:00Z" w16du:dateUtc="2025-04-14T01:57:00Z"/>
                          <w:b/>
                          <w:sz w:val="20"/>
                        </w:rPr>
                      </w:rPrChange>
                    </w:rPr>
                  </w:pPr>
                </w:p>
              </w:tc>
              <w:tc>
                <w:tcPr>
                  <w:tcW w:w="2028" w:type="dxa"/>
                  <w:tcPrChange w:id="924" w:author="MKS CQS" w:date="2025-04-15T12:40:00Z" w16du:dateUtc="2025-04-15T04:40:00Z">
                    <w:tcPr>
                      <w:tcW w:w="2028" w:type="dxa"/>
                    </w:tcPr>
                  </w:tcPrChange>
                </w:tcPr>
                <w:p w14:paraId="48EC1BF0" w14:textId="77777777" w:rsidR="00853697" w:rsidRPr="00302AD4" w:rsidRDefault="00853697" w:rsidP="003E5A27">
                  <w:pPr>
                    <w:tabs>
                      <w:tab w:val="left" w:pos="9383"/>
                      <w:tab w:val="left" w:pos="9808"/>
                    </w:tabs>
                    <w:spacing w:line="240" w:lineRule="auto"/>
                    <w:rPr>
                      <w:ins w:id="925" w:author="MSAR LEGAL" w:date="2025-04-14T09:57:00Z" w16du:dateUtc="2025-04-14T01:57:00Z"/>
                      <w:rFonts w:ascii="Arial" w:hAnsi="Arial" w:cs="Arial"/>
                      <w:b/>
                      <w:sz w:val="16"/>
                      <w:szCs w:val="16"/>
                      <w:rPrChange w:id="926" w:author="MSAR LEGAL" w:date="2025-04-14T10:18:00Z" w16du:dateUtc="2025-04-14T02:18:00Z">
                        <w:rPr>
                          <w:ins w:id="927" w:author="MSAR LEGAL" w:date="2025-04-14T09:57:00Z" w16du:dateUtc="2025-04-14T01:57:00Z"/>
                          <w:b/>
                          <w:sz w:val="20"/>
                        </w:rPr>
                      </w:rPrChange>
                    </w:rPr>
                  </w:pPr>
                </w:p>
              </w:tc>
              <w:tc>
                <w:tcPr>
                  <w:tcW w:w="2028" w:type="dxa"/>
                  <w:tcPrChange w:id="928" w:author="MKS CQS" w:date="2025-04-15T12:40:00Z" w16du:dateUtc="2025-04-15T04:40:00Z">
                    <w:tcPr>
                      <w:tcW w:w="2028" w:type="dxa"/>
                    </w:tcPr>
                  </w:tcPrChange>
                </w:tcPr>
                <w:p w14:paraId="24F8AF50" w14:textId="77777777" w:rsidR="00853697" w:rsidRPr="00302AD4" w:rsidRDefault="00853697" w:rsidP="003E5A27">
                  <w:pPr>
                    <w:tabs>
                      <w:tab w:val="left" w:pos="9383"/>
                      <w:tab w:val="left" w:pos="9808"/>
                    </w:tabs>
                    <w:spacing w:line="240" w:lineRule="auto"/>
                    <w:rPr>
                      <w:ins w:id="929" w:author="MSAR LEGAL" w:date="2025-04-14T09:57:00Z" w16du:dateUtc="2025-04-14T01:57:00Z"/>
                      <w:rFonts w:ascii="Arial" w:hAnsi="Arial" w:cs="Arial"/>
                      <w:b/>
                      <w:sz w:val="16"/>
                      <w:szCs w:val="16"/>
                      <w:rPrChange w:id="930" w:author="MSAR LEGAL" w:date="2025-04-14T10:18:00Z" w16du:dateUtc="2025-04-14T02:18:00Z">
                        <w:rPr>
                          <w:ins w:id="931" w:author="MSAR LEGAL" w:date="2025-04-14T09:57:00Z" w16du:dateUtc="2025-04-14T01:57:00Z"/>
                          <w:b/>
                          <w:sz w:val="20"/>
                        </w:rPr>
                      </w:rPrChange>
                    </w:rPr>
                  </w:pPr>
                </w:p>
              </w:tc>
              <w:tc>
                <w:tcPr>
                  <w:tcW w:w="2028" w:type="dxa"/>
                  <w:tcPrChange w:id="932" w:author="MKS CQS" w:date="2025-04-15T12:40:00Z" w16du:dateUtc="2025-04-15T04:40:00Z">
                    <w:tcPr>
                      <w:tcW w:w="2028" w:type="dxa"/>
                    </w:tcPr>
                  </w:tcPrChange>
                </w:tcPr>
                <w:p w14:paraId="736A63D4" w14:textId="77777777" w:rsidR="00853697" w:rsidRPr="00302AD4" w:rsidRDefault="00853697" w:rsidP="003E5A27">
                  <w:pPr>
                    <w:tabs>
                      <w:tab w:val="left" w:pos="9383"/>
                      <w:tab w:val="left" w:pos="9808"/>
                    </w:tabs>
                    <w:spacing w:line="240" w:lineRule="auto"/>
                    <w:rPr>
                      <w:ins w:id="933" w:author="MSAR LEGAL" w:date="2025-04-14T09:57:00Z" w16du:dateUtc="2025-04-14T01:57:00Z"/>
                      <w:rFonts w:ascii="Arial" w:hAnsi="Arial" w:cs="Arial"/>
                      <w:b/>
                      <w:sz w:val="16"/>
                      <w:szCs w:val="16"/>
                      <w:rPrChange w:id="934" w:author="MSAR LEGAL" w:date="2025-04-14T10:18:00Z" w16du:dateUtc="2025-04-14T02:18:00Z">
                        <w:rPr>
                          <w:ins w:id="935" w:author="MSAR LEGAL" w:date="2025-04-14T09:57:00Z" w16du:dateUtc="2025-04-14T01:57:00Z"/>
                          <w:b/>
                          <w:sz w:val="20"/>
                        </w:rPr>
                      </w:rPrChange>
                    </w:rPr>
                  </w:pPr>
                </w:p>
              </w:tc>
            </w:tr>
          </w:tbl>
          <w:p w14:paraId="2B2A607C" w14:textId="7F30D2ED" w:rsidR="003E5A27" w:rsidRPr="00302AD4" w:rsidDel="009A2F73" w:rsidRDefault="003E5A27">
            <w:pPr>
              <w:tabs>
                <w:tab w:val="left" w:pos="9383"/>
                <w:tab w:val="left" w:pos="9808"/>
              </w:tabs>
              <w:spacing w:line="240" w:lineRule="auto"/>
              <w:ind w:left="5"/>
              <w:rPr>
                <w:ins w:id="936" w:author="MSAR LEGAL" w:date="2025-04-14T09:49:00Z" w16du:dateUtc="2025-04-14T01:49:00Z"/>
                <w:del w:id="937" w:author="MKS CQS" w:date="2025-04-15T12:34:00Z" w16du:dateUtc="2025-04-15T04:34:00Z"/>
                <w:rFonts w:ascii="Arial" w:hAnsi="Arial" w:cs="Arial"/>
                <w:b/>
                <w:sz w:val="16"/>
                <w:szCs w:val="16"/>
                <w:rPrChange w:id="938" w:author="MSAR LEGAL" w:date="2025-04-14T10:18:00Z" w16du:dateUtc="2025-04-14T02:18:00Z">
                  <w:rPr>
                    <w:ins w:id="939" w:author="MSAR LEGAL" w:date="2025-04-14T09:49:00Z" w16du:dateUtc="2025-04-14T01:49:00Z"/>
                    <w:del w:id="940" w:author="MKS CQS" w:date="2025-04-15T12:34:00Z" w16du:dateUtc="2025-04-15T04:34:00Z"/>
                    <w:b/>
                    <w:sz w:val="20"/>
                  </w:rPr>
                </w:rPrChange>
              </w:rPr>
              <w:pPrChange w:id="941" w:author="MSAR LEGAL" w:date="2025-04-14T09:52:00Z" w16du:dateUtc="2025-04-14T01:52:00Z">
                <w:pPr>
                  <w:spacing w:line="240" w:lineRule="auto"/>
                  <w:ind w:left="5"/>
                </w:pPr>
              </w:pPrChange>
            </w:pPr>
          </w:p>
          <w:p w14:paraId="3C9866A5" w14:textId="696B2942" w:rsidR="003E5A27" w:rsidRPr="00302AD4" w:rsidRDefault="003E5A27" w:rsidP="008A4F87">
            <w:pPr>
              <w:spacing w:line="240" w:lineRule="auto"/>
              <w:ind w:left="5"/>
              <w:rPr>
                <w:ins w:id="942" w:author="MSAR LEGAL" w:date="2025-04-14T09:46:00Z" w16du:dateUtc="2025-04-14T01:46:00Z"/>
                <w:rFonts w:ascii="Arial" w:hAnsi="Arial" w:cs="Arial"/>
                <w:b/>
                <w:sz w:val="16"/>
                <w:szCs w:val="16"/>
                <w:rPrChange w:id="943" w:author="MSAR LEGAL" w:date="2025-04-14T10:18:00Z" w16du:dateUtc="2025-04-14T02:18:00Z">
                  <w:rPr>
                    <w:ins w:id="944" w:author="MSAR LEGAL" w:date="2025-04-14T09:46:00Z" w16du:dateUtc="2025-04-14T01:46:00Z"/>
                    <w:b/>
                    <w:sz w:val="20"/>
                  </w:rPr>
                </w:rPrChange>
              </w:rPr>
            </w:pPr>
          </w:p>
        </w:tc>
      </w:tr>
      <w:tr w:rsidR="003E5A27" w:rsidRPr="00302AD4" w14:paraId="40C32196" w14:textId="77777777" w:rsidTr="004E0061">
        <w:tblPrEx>
          <w:tblPrExChange w:id="945" w:author="MKS CQS" w:date="2025-04-15T12:40:00Z" w16du:dateUtc="2025-04-15T04:40:00Z">
            <w:tblPrEx>
              <w:tblW w:w="5461" w:type="pct"/>
            </w:tblPrEx>
          </w:tblPrExChange>
        </w:tblPrEx>
        <w:trPr>
          <w:trHeight w:val="252"/>
          <w:ins w:id="946" w:author="MSAR LEGAL" w:date="2025-04-14T09:46:00Z"/>
          <w:trPrChange w:id="947" w:author="MKS CQS" w:date="2025-04-15T12:40:00Z" w16du:dateUtc="2025-04-15T04:40:00Z">
            <w:trPr>
              <w:gridAfter w:val="0"/>
              <w:wAfter w:w="422" w:type="pct"/>
              <w:trHeight w:val="252"/>
            </w:trPr>
          </w:trPrChange>
        </w:trPr>
        <w:tc>
          <w:tcPr>
            <w:tcW w:w="5000" w:type="pct"/>
            <w:gridSpan w:val="19"/>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Change w:id="948" w:author="MKS CQS" w:date="2025-04-15T12:40:00Z" w16du:dateUtc="2025-04-15T04:40:00Z">
              <w:tcPr>
                <w:tcW w:w="4578" w:type="pct"/>
                <w:gridSpan w:val="33"/>
                <w:tcBorders>
                  <w:top w:val="single" w:sz="4" w:space="0" w:color="000000"/>
                  <w:left w:val="single" w:sz="4" w:space="0" w:color="000000"/>
                  <w:bottom w:val="single" w:sz="4" w:space="0" w:color="000000"/>
                  <w:right w:val="single" w:sz="4" w:space="0" w:color="000000"/>
                </w:tcBorders>
                <w:shd w:val="clear" w:color="auto" w:fill="D9D9D9"/>
              </w:tcPr>
            </w:tcPrChange>
          </w:tcPr>
          <w:p w14:paraId="383412D4" w14:textId="0469A003" w:rsidR="008A4F87" w:rsidRPr="00302AD4" w:rsidRDefault="008A4F87" w:rsidP="008A4F87">
            <w:pPr>
              <w:spacing w:line="240" w:lineRule="auto"/>
              <w:ind w:left="5"/>
              <w:rPr>
                <w:ins w:id="949" w:author="MSAR LEGAL" w:date="2025-04-14T09:46:00Z" w16du:dateUtc="2025-04-14T01:46:00Z"/>
                <w:rFonts w:ascii="Arial" w:hAnsi="Arial" w:cs="Arial"/>
                <w:b/>
                <w:sz w:val="16"/>
                <w:szCs w:val="16"/>
                <w:rPrChange w:id="950" w:author="MSAR LEGAL" w:date="2025-04-14T10:18:00Z" w16du:dateUtc="2025-04-14T02:18:00Z">
                  <w:rPr>
                    <w:ins w:id="951" w:author="MSAR LEGAL" w:date="2025-04-14T09:46:00Z" w16du:dateUtc="2025-04-14T01:46:00Z"/>
                    <w:b/>
                    <w:sz w:val="20"/>
                  </w:rPr>
                </w:rPrChange>
              </w:rPr>
            </w:pPr>
            <w:ins w:id="952" w:author="MSAR LEGAL" w:date="2025-04-14T09:46:00Z" w16du:dateUtc="2025-04-14T01:46:00Z">
              <w:r w:rsidRPr="00302AD4">
                <w:rPr>
                  <w:rFonts w:ascii="Arial" w:hAnsi="Arial" w:cs="Arial"/>
                  <w:b/>
                  <w:sz w:val="16"/>
                  <w:szCs w:val="16"/>
                  <w:rPrChange w:id="953" w:author="MSAR LEGAL" w:date="2025-04-14T10:18:00Z" w16du:dateUtc="2025-04-14T02:18:00Z">
                    <w:rPr>
                      <w:b/>
                      <w:sz w:val="20"/>
                    </w:rPr>
                  </w:rPrChange>
                </w:rPr>
                <w:t xml:space="preserve">Part </w:t>
              </w:r>
            </w:ins>
            <w:ins w:id="954" w:author="MSAR LEGAL" w:date="2025-04-14T09:51:00Z" w16du:dateUtc="2025-04-14T01:51:00Z">
              <w:r w:rsidR="003E5A27" w:rsidRPr="00302AD4">
                <w:rPr>
                  <w:rFonts w:ascii="Arial" w:hAnsi="Arial" w:cs="Arial"/>
                  <w:b/>
                  <w:sz w:val="16"/>
                  <w:szCs w:val="16"/>
                  <w:rPrChange w:id="955" w:author="MSAR LEGAL" w:date="2025-04-14T10:18:00Z" w16du:dateUtc="2025-04-14T02:18:00Z">
                    <w:rPr>
                      <w:b/>
                      <w:sz w:val="20"/>
                    </w:rPr>
                  </w:rPrChange>
                </w:rPr>
                <w:t>E</w:t>
              </w:r>
            </w:ins>
            <w:ins w:id="956" w:author="MSAR LEGAL" w:date="2025-04-14T09:46:00Z" w16du:dateUtc="2025-04-14T01:46:00Z">
              <w:r w:rsidRPr="00302AD4">
                <w:rPr>
                  <w:rFonts w:ascii="Arial" w:hAnsi="Arial" w:cs="Arial"/>
                  <w:b/>
                  <w:sz w:val="16"/>
                  <w:szCs w:val="16"/>
                  <w:rPrChange w:id="957" w:author="MSAR LEGAL" w:date="2025-04-14T10:18:00Z" w16du:dateUtc="2025-04-14T02:18:00Z">
                    <w:rPr>
                      <w:b/>
                      <w:sz w:val="20"/>
                    </w:rPr>
                  </w:rPrChange>
                </w:rPr>
                <w:t>: Particulars of Finance</w:t>
              </w:r>
            </w:ins>
          </w:p>
        </w:tc>
      </w:tr>
      <w:tr w:rsidR="00853697" w:rsidRPr="00302AD4" w14:paraId="4B3B51EB" w14:textId="77777777" w:rsidTr="004E0061">
        <w:tblPrEx>
          <w:tblPrExChange w:id="958" w:author="MKS CQS" w:date="2025-04-15T12:40:00Z" w16du:dateUtc="2025-04-15T04:40:00Z">
            <w:tblPrEx>
              <w:tblW w:w="5461" w:type="pct"/>
            </w:tblPrEx>
          </w:tblPrExChange>
        </w:tblPrEx>
        <w:trPr>
          <w:trHeight w:val="252"/>
          <w:ins w:id="959" w:author="MSAR LEGAL" w:date="2025-04-14T09:57:00Z"/>
          <w:trPrChange w:id="960" w:author="MKS CQS" w:date="2025-04-15T12:40:00Z" w16du:dateUtc="2025-04-15T04:40:00Z">
            <w:trPr>
              <w:gridAfter w:val="0"/>
              <w:wAfter w:w="401" w:type="pct"/>
              <w:trHeight w:val="252"/>
            </w:trPr>
          </w:trPrChange>
        </w:trPr>
        <w:tc>
          <w:tcPr>
            <w:tcW w:w="5000" w:type="pct"/>
            <w:gridSpan w:val="19"/>
            <w:tcBorders>
              <w:top w:val="single" w:sz="4" w:space="0" w:color="000000"/>
              <w:left w:val="single" w:sz="4" w:space="0" w:color="000000"/>
              <w:bottom w:val="single" w:sz="4" w:space="0" w:color="000000"/>
              <w:right w:val="single" w:sz="4" w:space="0" w:color="000000"/>
            </w:tcBorders>
            <w:shd w:val="clear" w:color="auto" w:fill="auto"/>
            <w:tcPrChange w:id="961" w:author="MKS CQS" w:date="2025-04-15T12:40:00Z" w16du:dateUtc="2025-04-15T04:40:00Z">
              <w:tcPr>
                <w:tcW w:w="4599" w:type="pct"/>
                <w:gridSpan w:val="35"/>
                <w:tcBorders>
                  <w:top w:val="single" w:sz="4" w:space="0" w:color="000000"/>
                  <w:left w:val="single" w:sz="4" w:space="0" w:color="000000"/>
                  <w:bottom w:val="single" w:sz="4" w:space="0" w:color="000000"/>
                  <w:right w:val="single" w:sz="4" w:space="0" w:color="000000"/>
                </w:tcBorders>
                <w:shd w:val="clear" w:color="auto" w:fill="D9D9D9"/>
              </w:tcPr>
            </w:tcPrChange>
          </w:tcPr>
          <w:p w14:paraId="2860D2AA" w14:textId="77777777" w:rsidR="00853697" w:rsidRPr="00302AD4" w:rsidRDefault="00853697" w:rsidP="008A4F87">
            <w:pPr>
              <w:spacing w:line="240" w:lineRule="auto"/>
              <w:ind w:left="5"/>
              <w:rPr>
                <w:ins w:id="962" w:author="MSAR LEGAL" w:date="2025-04-14T09:57:00Z" w16du:dateUtc="2025-04-14T01:57:00Z"/>
                <w:rFonts w:ascii="Arial" w:hAnsi="Arial" w:cs="Arial"/>
                <w:sz w:val="16"/>
                <w:szCs w:val="16"/>
                <w:rPrChange w:id="963" w:author="MSAR LEGAL" w:date="2025-04-14T10:18:00Z" w16du:dateUtc="2025-04-14T02:18:00Z">
                  <w:rPr>
                    <w:ins w:id="964" w:author="MSAR LEGAL" w:date="2025-04-14T09:57:00Z" w16du:dateUtc="2025-04-14T01:57:00Z"/>
                    <w:rFonts w:ascii="Arial Narrow" w:hAnsi="Arial Narrow" w:cs="Arial"/>
                    <w:sz w:val="20"/>
                    <w:szCs w:val="20"/>
                  </w:rPr>
                </w:rPrChange>
              </w:rPr>
            </w:pPr>
            <w:ins w:id="965" w:author="MSAR LEGAL" w:date="2025-04-14T09:57:00Z" w16du:dateUtc="2025-04-14T01:57:00Z">
              <w:r w:rsidRPr="00302AD4">
                <w:rPr>
                  <w:rFonts w:ascii="Arial" w:hAnsi="Arial" w:cs="Arial"/>
                  <w:sz w:val="16"/>
                  <w:szCs w:val="16"/>
                  <w:rPrChange w:id="966" w:author="MSAR LEGAL" w:date="2025-04-14T10:18:00Z" w16du:dateUtc="2025-04-14T02:18:00Z">
                    <w:rPr>
                      <w:rFonts w:ascii="Arial Narrow" w:hAnsi="Arial Narrow" w:cs="Arial"/>
                      <w:sz w:val="20"/>
                      <w:szCs w:val="20"/>
                    </w:rPr>
                  </w:rPrChange>
                </w:rPr>
                <w:t xml:space="preserve">Does the Company have history of bankruptcy?                                                                                                                                       </w:t>
              </w:r>
            </w:ins>
          </w:p>
          <w:p w14:paraId="0AAC7164" w14:textId="77777777" w:rsidR="00853697" w:rsidRPr="00302AD4" w:rsidRDefault="00853697" w:rsidP="008A4F87">
            <w:pPr>
              <w:spacing w:line="240" w:lineRule="auto"/>
              <w:ind w:left="5"/>
              <w:rPr>
                <w:ins w:id="967" w:author="MSAR LEGAL" w:date="2025-04-14T09:57:00Z" w16du:dateUtc="2025-04-14T01:57:00Z"/>
                <w:rFonts w:ascii="Arial" w:hAnsi="Arial" w:cs="Arial"/>
                <w:b/>
                <w:sz w:val="16"/>
                <w:szCs w:val="16"/>
                <w:rPrChange w:id="968" w:author="MSAR LEGAL" w:date="2025-04-14T10:18:00Z" w16du:dateUtc="2025-04-14T02:18:00Z">
                  <w:rPr>
                    <w:ins w:id="969" w:author="MSAR LEGAL" w:date="2025-04-14T09:57:00Z" w16du:dateUtc="2025-04-14T01:57:00Z"/>
                    <w:rFonts w:ascii="Arial Narrow" w:hAnsi="Arial Narrow" w:cs="Arial"/>
                    <w:b/>
                    <w:sz w:val="20"/>
                    <w:szCs w:val="20"/>
                  </w:rPr>
                </w:rPrChange>
              </w:rPr>
            </w:pPr>
          </w:p>
          <w:p w14:paraId="76F51407" w14:textId="77777777" w:rsidR="00853697" w:rsidRPr="00302AD4" w:rsidRDefault="008C48CB" w:rsidP="00853697">
            <w:pPr>
              <w:spacing w:line="240" w:lineRule="auto"/>
              <w:rPr>
                <w:ins w:id="970" w:author="MSAR LEGAL" w:date="2025-04-14T09:58:00Z" w16du:dateUtc="2025-04-14T01:58:00Z"/>
                <w:rFonts w:ascii="Arial" w:hAnsi="Arial" w:cs="Arial"/>
                <w:sz w:val="16"/>
                <w:szCs w:val="16"/>
                <w:rPrChange w:id="971" w:author="MSAR LEGAL" w:date="2025-04-14T10:18:00Z" w16du:dateUtc="2025-04-14T02:18:00Z">
                  <w:rPr>
                    <w:ins w:id="972" w:author="MSAR LEGAL" w:date="2025-04-14T09:58:00Z" w16du:dateUtc="2025-04-14T01:58:00Z"/>
                    <w:rFonts w:ascii="Arial Narrow" w:hAnsi="Arial Narrow" w:cs="Arial"/>
                    <w:sz w:val="20"/>
                    <w:szCs w:val="20"/>
                  </w:rPr>
                </w:rPrChange>
              </w:rPr>
            </w:pPr>
            <w:customXmlInsRangeStart w:id="973" w:author="MSAR LEGAL" w:date="2025-04-14T09:57:00Z"/>
            <w:sdt>
              <w:sdtPr>
                <w:rPr>
                  <w:rFonts w:ascii="Arial" w:hAnsi="Arial" w:cs="Arial"/>
                  <w:sz w:val="16"/>
                  <w:szCs w:val="16"/>
                </w:rPr>
                <w:id w:val="-912395505"/>
                <w14:checkbox>
                  <w14:checked w14:val="0"/>
                  <w14:checkedState w14:val="00FC" w14:font="Wingdings"/>
                  <w14:uncheckedState w14:val="2610" w14:font="MS Gothic"/>
                </w14:checkbox>
              </w:sdtPr>
              <w:sdtEndPr/>
              <w:sdtContent>
                <w:customXmlInsRangeEnd w:id="973"/>
                <w:ins w:id="974" w:author="MSAR LEGAL" w:date="2025-04-14T09:57:00Z" w16du:dateUtc="2025-04-14T01:57:00Z">
                  <w:r w:rsidR="00853697" w:rsidRPr="00302AD4">
                    <w:rPr>
                      <w:rFonts w:ascii="Segoe UI Symbol" w:eastAsia="MS Gothic" w:hAnsi="Segoe UI Symbol" w:cs="Segoe UI Symbol"/>
                      <w:sz w:val="16"/>
                      <w:szCs w:val="16"/>
                      <w:rPrChange w:id="975" w:author="MSAR LEGAL" w:date="2025-04-14T10:18:00Z" w16du:dateUtc="2025-04-14T02:18:00Z">
                        <w:rPr>
                          <w:rFonts w:ascii="Segoe UI Symbol" w:eastAsia="MS Gothic" w:hAnsi="Segoe UI Symbol" w:cs="Segoe UI Symbol"/>
                          <w:sz w:val="20"/>
                          <w:szCs w:val="20"/>
                        </w:rPr>
                      </w:rPrChange>
                    </w:rPr>
                    <w:t>☐</w:t>
                  </w:r>
                </w:ins>
                <w:customXmlInsRangeStart w:id="976" w:author="MSAR LEGAL" w:date="2025-04-14T09:57:00Z"/>
              </w:sdtContent>
            </w:sdt>
            <w:customXmlInsRangeEnd w:id="976"/>
            <w:ins w:id="977" w:author="MSAR LEGAL" w:date="2025-04-14T09:57:00Z" w16du:dateUtc="2025-04-14T01:57:00Z">
              <w:r w:rsidR="00853697" w:rsidRPr="00302AD4">
                <w:rPr>
                  <w:rFonts w:ascii="Arial" w:hAnsi="Arial" w:cs="Arial"/>
                  <w:sz w:val="16"/>
                  <w:szCs w:val="16"/>
                  <w:rPrChange w:id="978" w:author="MSAR LEGAL" w:date="2025-04-14T10:18:00Z" w16du:dateUtc="2025-04-14T02:18:00Z">
                    <w:rPr>
                      <w:rFonts w:ascii="Arial Narrow" w:hAnsi="Arial Narrow" w:cs="Arial"/>
                      <w:sz w:val="20"/>
                      <w:szCs w:val="20"/>
                    </w:rPr>
                  </w:rPrChange>
                </w:rPr>
                <w:t xml:space="preserve"> Yes</w:t>
              </w:r>
            </w:ins>
          </w:p>
          <w:p w14:paraId="5DF39DC6" w14:textId="778CFDE4" w:rsidR="00853697" w:rsidRPr="00302AD4" w:rsidRDefault="00853697">
            <w:pPr>
              <w:spacing w:line="240" w:lineRule="auto"/>
              <w:rPr>
                <w:ins w:id="979" w:author="MSAR LEGAL" w:date="2025-04-14T09:57:00Z" w16du:dateUtc="2025-04-14T01:57:00Z"/>
                <w:rFonts w:ascii="Arial" w:hAnsi="Arial" w:cs="Arial"/>
                <w:sz w:val="16"/>
                <w:szCs w:val="16"/>
                <w:rPrChange w:id="980" w:author="MSAR LEGAL" w:date="2025-04-14T10:18:00Z" w16du:dateUtc="2025-04-14T02:18:00Z">
                  <w:rPr>
                    <w:ins w:id="981" w:author="MSAR LEGAL" w:date="2025-04-14T09:57:00Z" w16du:dateUtc="2025-04-14T01:57:00Z"/>
                    <w:rFonts w:ascii="Arial Narrow" w:hAnsi="Arial Narrow" w:cs="Arial"/>
                    <w:sz w:val="20"/>
                    <w:szCs w:val="20"/>
                  </w:rPr>
                </w:rPrChange>
              </w:rPr>
              <w:pPrChange w:id="982" w:author="MSAR LEGAL" w:date="2025-04-14T09:58:00Z" w16du:dateUtc="2025-04-14T01:58:00Z">
                <w:pPr/>
              </w:pPrChange>
            </w:pPr>
            <w:ins w:id="983" w:author="MSAR LEGAL" w:date="2025-04-14T09:57:00Z" w16du:dateUtc="2025-04-14T01:57:00Z">
              <w:r w:rsidRPr="00302AD4">
                <w:rPr>
                  <w:rFonts w:ascii="Arial" w:hAnsi="Arial" w:cs="Arial"/>
                  <w:sz w:val="16"/>
                  <w:szCs w:val="16"/>
                  <w:rPrChange w:id="984" w:author="MSAR LEGAL" w:date="2025-04-14T10:18:00Z" w16du:dateUtc="2025-04-14T02:18:00Z">
                    <w:rPr>
                      <w:rFonts w:ascii="Arial Narrow" w:hAnsi="Arial Narrow" w:cs="Arial"/>
                      <w:sz w:val="20"/>
                      <w:szCs w:val="20"/>
                    </w:rPr>
                  </w:rPrChange>
                </w:rPr>
                <w:t xml:space="preserve"> </w:t>
              </w:r>
            </w:ins>
            <w:customXmlInsRangeStart w:id="985" w:author="MSAR LEGAL" w:date="2025-04-14T09:57:00Z"/>
            <w:sdt>
              <w:sdtPr>
                <w:rPr>
                  <w:rFonts w:ascii="Arial" w:hAnsi="Arial" w:cs="Arial"/>
                  <w:sz w:val="16"/>
                  <w:szCs w:val="16"/>
                </w:rPr>
                <w:id w:val="-119991775"/>
                <w14:checkbox>
                  <w14:checked w14:val="0"/>
                  <w14:checkedState w14:val="00FC" w14:font="Wingdings"/>
                  <w14:uncheckedState w14:val="2610" w14:font="MS Gothic"/>
                </w14:checkbox>
              </w:sdtPr>
              <w:sdtEndPr/>
              <w:sdtContent>
                <w:customXmlInsRangeEnd w:id="985"/>
                <w:ins w:id="986" w:author="MSAR LEGAL" w:date="2025-04-14T09:57:00Z" w16du:dateUtc="2025-04-14T01:57:00Z">
                  <w:r w:rsidRPr="00302AD4">
                    <w:rPr>
                      <w:rFonts w:ascii="Segoe UI Symbol" w:eastAsia="MS Gothic" w:hAnsi="Segoe UI Symbol" w:cs="Segoe UI Symbol"/>
                      <w:sz w:val="16"/>
                      <w:szCs w:val="16"/>
                      <w:rPrChange w:id="987" w:author="MSAR LEGAL" w:date="2025-04-14T10:18:00Z" w16du:dateUtc="2025-04-14T02:18:00Z">
                        <w:rPr>
                          <w:rFonts w:ascii="MS Gothic" w:eastAsia="MS Gothic" w:hAnsi="MS Gothic" w:cs="Arial"/>
                          <w:sz w:val="20"/>
                          <w:szCs w:val="20"/>
                        </w:rPr>
                      </w:rPrChange>
                    </w:rPr>
                    <w:t>☐</w:t>
                  </w:r>
                </w:ins>
                <w:customXmlInsRangeStart w:id="988" w:author="MSAR LEGAL" w:date="2025-04-14T09:57:00Z"/>
              </w:sdtContent>
            </w:sdt>
            <w:customXmlInsRangeEnd w:id="988"/>
            <w:ins w:id="989" w:author="MSAR LEGAL" w:date="2025-04-14T09:57:00Z" w16du:dateUtc="2025-04-14T01:57:00Z">
              <w:r w:rsidRPr="00302AD4">
                <w:rPr>
                  <w:rFonts w:ascii="Arial" w:hAnsi="Arial" w:cs="Arial"/>
                  <w:sz w:val="16"/>
                  <w:szCs w:val="16"/>
                  <w:rPrChange w:id="990" w:author="MSAR LEGAL" w:date="2025-04-14T10:18:00Z" w16du:dateUtc="2025-04-14T02:18:00Z">
                    <w:rPr>
                      <w:rFonts w:ascii="Arial Narrow" w:hAnsi="Arial Narrow" w:cs="Arial"/>
                      <w:sz w:val="20"/>
                      <w:szCs w:val="20"/>
                    </w:rPr>
                  </w:rPrChange>
                </w:rPr>
                <w:t xml:space="preserve"> No</w:t>
              </w:r>
            </w:ins>
          </w:p>
          <w:p w14:paraId="4DB09AE1" w14:textId="77777777" w:rsidR="00853697" w:rsidRPr="00302AD4" w:rsidRDefault="00853697" w:rsidP="008A4F87">
            <w:pPr>
              <w:spacing w:line="240" w:lineRule="auto"/>
              <w:ind w:left="5"/>
              <w:rPr>
                <w:ins w:id="991" w:author="MSAR LEGAL" w:date="2025-04-14T09:58:00Z" w16du:dateUtc="2025-04-14T01:58:00Z"/>
                <w:rFonts w:ascii="Arial" w:hAnsi="Arial" w:cs="Arial"/>
                <w:b/>
                <w:sz w:val="16"/>
                <w:szCs w:val="16"/>
                <w:rPrChange w:id="992" w:author="MSAR LEGAL" w:date="2025-04-14T10:18:00Z" w16du:dateUtc="2025-04-14T02:18:00Z">
                  <w:rPr>
                    <w:ins w:id="993" w:author="MSAR LEGAL" w:date="2025-04-14T09:58:00Z" w16du:dateUtc="2025-04-14T01:58:00Z"/>
                    <w:b/>
                    <w:sz w:val="20"/>
                  </w:rPr>
                </w:rPrChange>
              </w:rPr>
            </w:pPr>
          </w:p>
          <w:p w14:paraId="783B458F" w14:textId="179E8D62" w:rsidR="00853697" w:rsidRPr="00302AD4" w:rsidRDefault="00853697" w:rsidP="00853697">
            <w:pPr>
              <w:rPr>
                <w:ins w:id="994" w:author="MSAR LEGAL" w:date="2025-04-14T09:58:00Z" w16du:dateUtc="2025-04-14T01:58:00Z"/>
                <w:rFonts w:ascii="Arial" w:hAnsi="Arial" w:cs="Arial"/>
                <w:sz w:val="16"/>
                <w:szCs w:val="16"/>
                <w:rPrChange w:id="995" w:author="MSAR LEGAL" w:date="2025-04-14T10:18:00Z" w16du:dateUtc="2025-04-14T02:18:00Z">
                  <w:rPr>
                    <w:ins w:id="996" w:author="MSAR LEGAL" w:date="2025-04-14T09:58:00Z" w16du:dateUtc="2025-04-14T01:58:00Z"/>
                    <w:rFonts w:ascii="Arial Narrow" w:hAnsi="Arial Narrow" w:cs="Arial"/>
                    <w:sz w:val="20"/>
                    <w:szCs w:val="20"/>
                  </w:rPr>
                </w:rPrChange>
              </w:rPr>
            </w:pPr>
            <w:ins w:id="997" w:author="MSAR LEGAL" w:date="2025-04-14T09:58:00Z" w16du:dateUtc="2025-04-14T01:58:00Z">
              <w:r w:rsidRPr="00302AD4">
                <w:rPr>
                  <w:rFonts w:ascii="Arial" w:hAnsi="Arial" w:cs="Arial"/>
                  <w:sz w:val="16"/>
                  <w:szCs w:val="16"/>
                  <w:rPrChange w:id="998" w:author="MSAR LEGAL" w:date="2025-04-14T10:18:00Z" w16du:dateUtc="2025-04-14T02:18:00Z">
                    <w:rPr>
                      <w:rFonts w:ascii="Arial Narrow" w:hAnsi="Arial Narrow" w:cs="Arial"/>
                      <w:sz w:val="20"/>
                      <w:szCs w:val="20"/>
                    </w:rPr>
                  </w:rPrChange>
                </w:rPr>
                <w:t>If yes, please provide brief description on the bankruptcy.</w:t>
              </w:r>
            </w:ins>
          </w:p>
          <w:p w14:paraId="6D12B6FD" w14:textId="77777777" w:rsidR="00853697" w:rsidRPr="00302AD4" w:rsidRDefault="00853697" w:rsidP="008A4F87">
            <w:pPr>
              <w:spacing w:line="240" w:lineRule="auto"/>
              <w:ind w:left="5"/>
              <w:rPr>
                <w:ins w:id="999" w:author="MSAR LEGAL" w:date="2025-04-14T09:58:00Z" w16du:dateUtc="2025-04-14T01:58:00Z"/>
                <w:rFonts w:ascii="Arial" w:hAnsi="Arial" w:cs="Arial"/>
                <w:b/>
                <w:sz w:val="16"/>
                <w:szCs w:val="16"/>
                <w:rPrChange w:id="1000" w:author="MSAR LEGAL" w:date="2025-04-14T10:18:00Z" w16du:dateUtc="2025-04-14T02:18:00Z">
                  <w:rPr>
                    <w:ins w:id="1001" w:author="MSAR LEGAL" w:date="2025-04-14T09:58:00Z" w16du:dateUtc="2025-04-14T01:58:00Z"/>
                    <w:b/>
                    <w:sz w:val="20"/>
                  </w:rPr>
                </w:rPrChange>
              </w:rPr>
            </w:pPr>
          </w:p>
          <w:tbl>
            <w:tblPr>
              <w:tblStyle w:val="TableGrid0"/>
              <w:tblW w:w="0" w:type="auto"/>
              <w:tblInd w:w="5" w:type="dxa"/>
              <w:tblLayout w:type="fixed"/>
              <w:tblLook w:val="04A0" w:firstRow="1" w:lastRow="0" w:firstColumn="1" w:lastColumn="0" w:noHBand="0" w:noVBand="1"/>
              <w:tblPrChange w:id="1002" w:author="MKS CQS" w:date="2025-04-15T12:40:00Z" w16du:dateUtc="2025-04-15T04:40:00Z">
                <w:tblPr>
                  <w:tblStyle w:val="TableGrid0"/>
                  <w:tblW w:w="0" w:type="auto"/>
                  <w:tblInd w:w="5" w:type="dxa"/>
                  <w:tblLook w:val="04A0" w:firstRow="1" w:lastRow="0" w:firstColumn="1" w:lastColumn="0" w:noHBand="0" w:noVBand="1"/>
                </w:tblPr>
              </w:tblPrChange>
            </w:tblPr>
            <w:tblGrid>
              <w:gridCol w:w="10144"/>
              <w:tblGridChange w:id="1003">
                <w:tblGrid>
                  <w:gridCol w:w="10144"/>
                </w:tblGrid>
              </w:tblGridChange>
            </w:tblGrid>
            <w:tr w:rsidR="00853697" w:rsidRPr="00302AD4" w14:paraId="319E7AD2" w14:textId="77777777" w:rsidTr="004E0061">
              <w:trPr>
                <w:trHeight w:val="269"/>
                <w:ins w:id="1004" w:author="MSAR LEGAL" w:date="2025-04-14T09:58:00Z"/>
              </w:trPr>
              <w:tc>
                <w:tcPr>
                  <w:tcW w:w="10144" w:type="dxa"/>
                  <w:tcPrChange w:id="1005" w:author="MKS CQS" w:date="2025-04-15T12:40:00Z" w16du:dateUtc="2025-04-15T04:40:00Z">
                    <w:tcPr>
                      <w:tcW w:w="10144" w:type="dxa"/>
                    </w:tcPr>
                  </w:tcPrChange>
                </w:tcPr>
                <w:p w14:paraId="6743DDBD" w14:textId="77777777" w:rsidR="00853697" w:rsidRPr="00302AD4" w:rsidRDefault="00853697" w:rsidP="008A4F87">
                  <w:pPr>
                    <w:spacing w:line="240" w:lineRule="auto"/>
                    <w:rPr>
                      <w:ins w:id="1006" w:author="MSAR LEGAL" w:date="2025-04-14T09:58:00Z" w16du:dateUtc="2025-04-14T01:58:00Z"/>
                      <w:rFonts w:ascii="Arial" w:hAnsi="Arial" w:cs="Arial"/>
                      <w:b/>
                      <w:sz w:val="16"/>
                      <w:szCs w:val="16"/>
                      <w:rPrChange w:id="1007" w:author="MSAR LEGAL" w:date="2025-04-14T10:18:00Z" w16du:dateUtc="2025-04-14T02:18:00Z">
                        <w:rPr>
                          <w:ins w:id="1008" w:author="MSAR LEGAL" w:date="2025-04-14T09:58:00Z" w16du:dateUtc="2025-04-14T01:58:00Z"/>
                          <w:b/>
                          <w:sz w:val="20"/>
                        </w:rPr>
                      </w:rPrChange>
                    </w:rPr>
                  </w:pPr>
                </w:p>
              </w:tc>
            </w:tr>
          </w:tbl>
          <w:p w14:paraId="40EA3FA7" w14:textId="77777777" w:rsidR="00853697" w:rsidRPr="00302AD4" w:rsidRDefault="00853697" w:rsidP="008A4F87">
            <w:pPr>
              <w:spacing w:line="240" w:lineRule="auto"/>
              <w:ind w:left="5"/>
              <w:rPr>
                <w:ins w:id="1009" w:author="MSAR LEGAL" w:date="2025-04-14T09:58:00Z" w16du:dateUtc="2025-04-14T01:58:00Z"/>
                <w:rFonts w:ascii="Arial" w:hAnsi="Arial" w:cs="Arial"/>
                <w:b/>
                <w:sz w:val="16"/>
                <w:szCs w:val="16"/>
                <w:rPrChange w:id="1010" w:author="MSAR LEGAL" w:date="2025-04-14T10:18:00Z" w16du:dateUtc="2025-04-14T02:18:00Z">
                  <w:rPr>
                    <w:ins w:id="1011" w:author="MSAR LEGAL" w:date="2025-04-14T09:58:00Z" w16du:dateUtc="2025-04-14T01:58:00Z"/>
                    <w:b/>
                    <w:sz w:val="20"/>
                  </w:rPr>
                </w:rPrChange>
              </w:rPr>
            </w:pPr>
          </w:p>
          <w:p w14:paraId="2D1DF5F6" w14:textId="77777777" w:rsidR="00853697" w:rsidRPr="00302AD4" w:rsidRDefault="00853697" w:rsidP="00853697">
            <w:pPr>
              <w:jc w:val="both"/>
              <w:rPr>
                <w:ins w:id="1012" w:author="MSAR LEGAL" w:date="2025-04-14T09:58:00Z" w16du:dateUtc="2025-04-14T01:58:00Z"/>
                <w:rFonts w:ascii="Arial" w:hAnsi="Arial" w:cs="Arial"/>
                <w:sz w:val="16"/>
                <w:szCs w:val="16"/>
                <w:rPrChange w:id="1013" w:author="MSAR LEGAL" w:date="2025-04-14T10:18:00Z" w16du:dateUtc="2025-04-14T02:18:00Z">
                  <w:rPr>
                    <w:ins w:id="1014" w:author="MSAR LEGAL" w:date="2025-04-14T09:58:00Z" w16du:dateUtc="2025-04-14T01:58:00Z"/>
                    <w:rFonts w:ascii="Arial Narrow" w:hAnsi="Arial Narrow" w:cs="Arial"/>
                    <w:sz w:val="20"/>
                    <w:szCs w:val="20"/>
                  </w:rPr>
                </w:rPrChange>
              </w:rPr>
            </w:pPr>
            <w:ins w:id="1015" w:author="MSAR LEGAL" w:date="2025-04-14T09:58:00Z" w16du:dateUtc="2025-04-14T01:58:00Z">
              <w:r w:rsidRPr="00302AD4">
                <w:rPr>
                  <w:rFonts w:ascii="Arial" w:hAnsi="Arial" w:cs="Arial"/>
                  <w:sz w:val="16"/>
                  <w:szCs w:val="16"/>
                  <w:rPrChange w:id="1016" w:author="MSAR LEGAL" w:date="2025-04-14T10:18:00Z" w16du:dateUtc="2025-04-14T02:18:00Z">
                    <w:rPr>
                      <w:rFonts w:ascii="Arial Narrow" w:hAnsi="Arial Narrow" w:cs="Arial"/>
                      <w:sz w:val="20"/>
                      <w:szCs w:val="20"/>
                    </w:rPr>
                  </w:rPrChange>
                </w:rPr>
                <w:t xml:space="preserve">Please provide </w:t>
              </w:r>
              <w:r w:rsidRPr="00B05FB6">
                <w:rPr>
                  <w:rFonts w:ascii="Arial" w:hAnsi="Arial" w:cs="Arial"/>
                  <w:b/>
                  <w:bCs/>
                  <w:sz w:val="16"/>
                  <w:szCs w:val="16"/>
                  <w:u w:val="single"/>
                  <w:rPrChange w:id="1017" w:author="Razlan Radzi" w:date="2025-04-14T10:28:00Z" w16du:dateUtc="2025-04-14T02:28:00Z">
                    <w:rPr>
                      <w:rFonts w:ascii="Arial Narrow" w:hAnsi="Arial Narrow" w:cs="Arial"/>
                      <w:sz w:val="20"/>
                      <w:szCs w:val="20"/>
                    </w:rPr>
                  </w:rPrChange>
                </w:rPr>
                <w:t xml:space="preserve">3 most recent </w:t>
              </w:r>
              <w:r w:rsidRPr="00302AD4">
                <w:rPr>
                  <w:rFonts w:ascii="Arial" w:hAnsi="Arial" w:cs="Arial"/>
                  <w:sz w:val="16"/>
                  <w:szCs w:val="16"/>
                  <w:rPrChange w:id="1018" w:author="MSAR LEGAL" w:date="2025-04-14T10:18:00Z" w16du:dateUtc="2025-04-14T02:18:00Z">
                    <w:rPr>
                      <w:rFonts w:ascii="Arial Narrow" w:hAnsi="Arial Narrow" w:cs="Arial"/>
                      <w:sz w:val="20"/>
                      <w:szCs w:val="20"/>
                    </w:rPr>
                  </w:rPrChange>
                </w:rPr>
                <w:t>annual Audited Financial Statements (Statements of Financial Position, Income Statement and Cash Flow Statement) including Director’s report/ Auditor’s report/ Note to the Financial Statements with Disclosure of Commitment &amp; Contingent Liability.</w:t>
              </w:r>
            </w:ins>
          </w:p>
          <w:p w14:paraId="25F37243" w14:textId="77777777" w:rsidR="00853697" w:rsidRPr="00302AD4" w:rsidRDefault="00853697" w:rsidP="00C76D8F">
            <w:pPr>
              <w:spacing w:line="240" w:lineRule="auto"/>
              <w:rPr>
                <w:ins w:id="1019" w:author="MSAR LEGAL" w:date="2025-04-14T09:59:00Z" w16du:dateUtc="2025-04-14T01:59:00Z"/>
                <w:rFonts w:ascii="Arial" w:hAnsi="Arial" w:cs="Arial"/>
                <w:b/>
                <w:sz w:val="16"/>
                <w:szCs w:val="16"/>
                <w:rPrChange w:id="1020" w:author="MSAR LEGAL" w:date="2025-04-14T10:18:00Z" w16du:dateUtc="2025-04-14T02:18:00Z">
                  <w:rPr>
                    <w:ins w:id="1021" w:author="MSAR LEGAL" w:date="2025-04-14T09:59:00Z" w16du:dateUtc="2025-04-14T01:59:00Z"/>
                    <w:b/>
                    <w:sz w:val="20"/>
                  </w:rPr>
                </w:rPrChange>
              </w:rPr>
            </w:pPr>
          </w:p>
          <w:p w14:paraId="213D3C4E" w14:textId="77777777" w:rsidR="00C76D8F" w:rsidRPr="00302AD4" w:rsidRDefault="00C76D8F" w:rsidP="00C76D8F">
            <w:pPr>
              <w:rPr>
                <w:ins w:id="1022" w:author="MSAR LEGAL" w:date="2025-04-14T09:59:00Z" w16du:dateUtc="2025-04-14T01:59:00Z"/>
                <w:rFonts w:ascii="Arial" w:hAnsi="Arial" w:cs="Arial"/>
                <w:sz w:val="16"/>
                <w:szCs w:val="16"/>
                <w:rPrChange w:id="1023" w:author="MSAR LEGAL" w:date="2025-04-14T10:18:00Z" w16du:dateUtc="2025-04-14T02:18:00Z">
                  <w:rPr>
                    <w:ins w:id="1024" w:author="MSAR LEGAL" w:date="2025-04-14T09:59:00Z" w16du:dateUtc="2025-04-14T01:59:00Z"/>
                    <w:rFonts w:ascii="Arial Narrow" w:hAnsi="Arial Narrow" w:cs="Arial"/>
                    <w:sz w:val="20"/>
                    <w:szCs w:val="20"/>
                  </w:rPr>
                </w:rPrChange>
              </w:rPr>
            </w:pPr>
            <w:ins w:id="1025" w:author="MSAR LEGAL" w:date="2025-04-14T09:59:00Z" w16du:dateUtc="2025-04-14T01:59:00Z">
              <w:r w:rsidRPr="00302AD4">
                <w:rPr>
                  <w:rFonts w:ascii="Arial" w:hAnsi="Arial" w:cs="Arial"/>
                  <w:sz w:val="16"/>
                  <w:szCs w:val="16"/>
                  <w:rPrChange w:id="1026" w:author="MSAR LEGAL" w:date="2025-04-14T10:18:00Z" w16du:dateUtc="2025-04-14T02:18:00Z">
                    <w:rPr>
                      <w:rFonts w:ascii="Arial Narrow" w:hAnsi="Arial Narrow" w:cs="Arial"/>
                      <w:sz w:val="20"/>
                      <w:szCs w:val="20"/>
                    </w:rPr>
                  </w:rPrChange>
                </w:rPr>
                <w:t>Please provide the Company’s auditors and solicitors details.</w:t>
              </w:r>
            </w:ins>
          </w:p>
          <w:tbl>
            <w:tblPr>
              <w:tblStyle w:val="TableGrid0"/>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Change w:id="1027" w:author="MKS CQS" w:date="2025-04-15T12:40:00Z" w16du:dateUtc="2025-04-15T04:40:00Z">
                <w:tblPr>
                  <w:tblStyle w:val="TableGrid0"/>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PrChange>
            </w:tblPr>
            <w:tblGrid>
              <w:gridCol w:w="1791"/>
              <w:gridCol w:w="1055"/>
              <w:gridCol w:w="2514"/>
              <w:gridCol w:w="852"/>
              <w:gridCol w:w="2213"/>
              <w:gridCol w:w="1719"/>
              <w:tblGridChange w:id="1028">
                <w:tblGrid>
                  <w:gridCol w:w="1791"/>
                  <w:gridCol w:w="1055"/>
                  <w:gridCol w:w="2514"/>
                  <w:gridCol w:w="852"/>
                  <w:gridCol w:w="2213"/>
                  <w:gridCol w:w="1719"/>
                </w:tblGrid>
              </w:tblGridChange>
            </w:tblGrid>
            <w:tr w:rsidR="00C76D8F" w:rsidRPr="00302AD4" w14:paraId="2B234A4C" w14:textId="77777777" w:rsidTr="004E0061">
              <w:trPr>
                <w:trHeight w:val="278"/>
                <w:ins w:id="1029" w:author="MSAR LEGAL" w:date="2025-04-14T09:59:00Z"/>
                <w:trPrChange w:id="1030" w:author="MKS CQS" w:date="2025-04-15T12:40:00Z" w16du:dateUtc="2025-04-15T04:40:00Z">
                  <w:trPr>
                    <w:trHeight w:val="440"/>
                  </w:trPr>
                </w:trPrChange>
              </w:trPr>
              <w:tc>
                <w:tcPr>
                  <w:tcW w:w="1791" w:type="dxa"/>
                  <w:shd w:val="clear" w:color="auto" w:fill="D9E2F3" w:themeFill="accent1" w:themeFillTint="33"/>
                  <w:tcPrChange w:id="1031" w:author="MKS CQS" w:date="2025-04-15T12:40:00Z" w16du:dateUtc="2025-04-15T04:40:00Z">
                    <w:tcPr>
                      <w:tcW w:w="1791" w:type="dxa"/>
                      <w:shd w:val="clear" w:color="auto" w:fill="D9E2F3" w:themeFill="accent1" w:themeFillTint="33"/>
                    </w:tcPr>
                  </w:tcPrChange>
                </w:tcPr>
                <w:p w14:paraId="453F51AE" w14:textId="77777777" w:rsidR="00C76D8F" w:rsidRPr="00302AD4" w:rsidRDefault="00C76D8F" w:rsidP="00C76D8F">
                  <w:pPr>
                    <w:rPr>
                      <w:ins w:id="1032" w:author="MSAR LEGAL" w:date="2025-04-14T09:59:00Z" w16du:dateUtc="2025-04-14T01:59:00Z"/>
                      <w:rFonts w:ascii="Arial" w:hAnsi="Arial" w:cs="Arial"/>
                      <w:sz w:val="16"/>
                      <w:szCs w:val="16"/>
                      <w:rPrChange w:id="1033" w:author="MSAR LEGAL" w:date="2025-04-14T10:18:00Z" w16du:dateUtc="2025-04-14T02:18:00Z">
                        <w:rPr>
                          <w:ins w:id="1034" w:author="MSAR LEGAL" w:date="2025-04-14T09:59:00Z" w16du:dateUtc="2025-04-14T01:59:00Z"/>
                          <w:rFonts w:ascii="Arial Narrow" w:hAnsi="Arial Narrow" w:cs="Arial"/>
                          <w:sz w:val="20"/>
                          <w:szCs w:val="20"/>
                        </w:rPr>
                      </w:rPrChange>
                    </w:rPr>
                  </w:pPr>
                </w:p>
              </w:tc>
              <w:tc>
                <w:tcPr>
                  <w:tcW w:w="3569" w:type="dxa"/>
                  <w:gridSpan w:val="2"/>
                  <w:shd w:val="clear" w:color="auto" w:fill="D9E2F3" w:themeFill="accent1" w:themeFillTint="33"/>
                  <w:tcPrChange w:id="1035" w:author="MKS CQS" w:date="2025-04-15T12:40:00Z" w16du:dateUtc="2025-04-15T04:40:00Z">
                    <w:tcPr>
                      <w:tcW w:w="3569" w:type="dxa"/>
                      <w:gridSpan w:val="2"/>
                      <w:shd w:val="clear" w:color="auto" w:fill="D9E2F3" w:themeFill="accent1" w:themeFillTint="33"/>
                    </w:tcPr>
                  </w:tcPrChange>
                </w:tcPr>
                <w:p w14:paraId="292D55C8" w14:textId="77777777" w:rsidR="00C76D8F" w:rsidRPr="00302AD4" w:rsidRDefault="00C76D8F" w:rsidP="00C76D8F">
                  <w:pPr>
                    <w:jc w:val="center"/>
                    <w:rPr>
                      <w:ins w:id="1036" w:author="MSAR LEGAL" w:date="2025-04-14T09:59:00Z" w16du:dateUtc="2025-04-14T01:59:00Z"/>
                      <w:rFonts w:ascii="Arial" w:hAnsi="Arial" w:cs="Arial"/>
                      <w:b/>
                      <w:bCs/>
                      <w:sz w:val="16"/>
                      <w:szCs w:val="16"/>
                      <w:rPrChange w:id="1037" w:author="MSAR LEGAL" w:date="2025-04-14T10:18:00Z" w16du:dateUtc="2025-04-14T02:18:00Z">
                        <w:rPr>
                          <w:ins w:id="1038" w:author="MSAR LEGAL" w:date="2025-04-14T09:59:00Z" w16du:dateUtc="2025-04-14T01:59:00Z"/>
                          <w:rFonts w:ascii="Arial Narrow" w:hAnsi="Arial Narrow" w:cs="Arial"/>
                          <w:b/>
                          <w:bCs/>
                          <w:sz w:val="20"/>
                          <w:szCs w:val="20"/>
                        </w:rPr>
                      </w:rPrChange>
                    </w:rPr>
                  </w:pPr>
                  <w:ins w:id="1039" w:author="MSAR LEGAL" w:date="2025-04-14T09:59:00Z" w16du:dateUtc="2025-04-14T01:59:00Z">
                    <w:r w:rsidRPr="00302AD4">
                      <w:rPr>
                        <w:rFonts w:ascii="Arial" w:hAnsi="Arial" w:cs="Arial"/>
                        <w:b/>
                        <w:bCs/>
                        <w:sz w:val="16"/>
                        <w:szCs w:val="16"/>
                        <w:rPrChange w:id="1040" w:author="MSAR LEGAL" w:date="2025-04-14T10:18:00Z" w16du:dateUtc="2025-04-14T02:18:00Z">
                          <w:rPr>
                            <w:rFonts w:ascii="Arial Narrow" w:hAnsi="Arial Narrow" w:cs="Arial"/>
                            <w:b/>
                            <w:bCs/>
                            <w:sz w:val="20"/>
                            <w:szCs w:val="20"/>
                          </w:rPr>
                        </w:rPrChange>
                      </w:rPr>
                      <w:t>Company</w:t>
                    </w:r>
                  </w:ins>
                </w:p>
              </w:tc>
              <w:tc>
                <w:tcPr>
                  <w:tcW w:w="3065" w:type="dxa"/>
                  <w:gridSpan w:val="2"/>
                  <w:shd w:val="clear" w:color="auto" w:fill="D9E2F3" w:themeFill="accent1" w:themeFillTint="33"/>
                  <w:tcPrChange w:id="1041" w:author="MKS CQS" w:date="2025-04-15T12:40:00Z" w16du:dateUtc="2025-04-15T04:40:00Z">
                    <w:tcPr>
                      <w:tcW w:w="3065" w:type="dxa"/>
                      <w:gridSpan w:val="2"/>
                      <w:shd w:val="clear" w:color="auto" w:fill="D9E2F3" w:themeFill="accent1" w:themeFillTint="33"/>
                    </w:tcPr>
                  </w:tcPrChange>
                </w:tcPr>
                <w:p w14:paraId="4B409DC4" w14:textId="77777777" w:rsidR="00C76D8F" w:rsidRPr="00302AD4" w:rsidRDefault="00C76D8F" w:rsidP="00C76D8F">
                  <w:pPr>
                    <w:jc w:val="center"/>
                    <w:rPr>
                      <w:ins w:id="1042" w:author="MSAR LEGAL" w:date="2025-04-14T09:59:00Z" w16du:dateUtc="2025-04-14T01:59:00Z"/>
                      <w:rFonts w:ascii="Arial" w:hAnsi="Arial" w:cs="Arial"/>
                      <w:b/>
                      <w:bCs/>
                      <w:sz w:val="16"/>
                      <w:szCs w:val="16"/>
                      <w:rPrChange w:id="1043" w:author="MSAR LEGAL" w:date="2025-04-14T10:18:00Z" w16du:dateUtc="2025-04-14T02:18:00Z">
                        <w:rPr>
                          <w:ins w:id="1044" w:author="MSAR LEGAL" w:date="2025-04-14T09:59:00Z" w16du:dateUtc="2025-04-14T01:59:00Z"/>
                          <w:rFonts w:ascii="Arial Narrow" w:hAnsi="Arial Narrow" w:cs="Arial"/>
                          <w:b/>
                          <w:bCs/>
                          <w:sz w:val="20"/>
                          <w:szCs w:val="20"/>
                        </w:rPr>
                      </w:rPrChange>
                    </w:rPr>
                  </w:pPr>
                  <w:ins w:id="1045" w:author="MSAR LEGAL" w:date="2025-04-14T09:59:00Z" w16du:dateUtc="2025-04-14T01:59:00Z">
                    <w:r w:rsidRPr="00302AD4">
                      <w:rPr>
                        <w:rFonts w:ascii="Arial" w:hAnsi="Arial" w:cs="Arial"/>
                        <w:b/>
                        <w:bCs/>
                        <w:sz w:val="16"/>
                        <w:szCs w:val="16"/>
                        <w:rPrChange w:id="1046" w:author="MSAR LEGAL" w:date="2025-04-14T10:18:00Z" w16du:dateUtc="2025-04-14T02:18:00Z">
                          <w:rPr>
                            <w:rFonts w:ascii="Arial Narrow" w:hAnsi="Arial Narrow" w:cs="Arial"/>
                            <w:b/>
                            <w:bCs/>
                            <w:sz w:val="20"/>
                            <w:szCs w:val="20"/>
                          </w:rPr>
                        </w:rPrChange>
                      </w:rPr>
                      <w:t>Contact Person</w:t>
                    </w:r>
                  </w:ins>
                </w:p>
              </w:tc>
              <w:tc>
                <w:tcPr>
                  <w:tcW w:w="1719" w:type="dxa"/>
                  <w:shd w:val="clear" w:color="auto" w:fill="D9E2F3" w:themeFill="accent1" w:themeFillTint="33"/>
                  <w:tcPrChange w:id="1047" w:author="MKS CQS" w:date="2025-04-15T12:40:00Z" w16du:dateUtc="2025-04-15T04:40:00Z">
                    <w:tcPr>
                      <w:tcW w:w="1719" w:type="dxa"/>
                      <w:shd w:val="clear" w:color="auto" w:fill="D9E2F3" w:themeFill="accent1" w:themeFillTint="33"/>
                    </w:tcPr>
                  </w:tcPrChange>
                </w:tcPr>
                <w:p w14:paraId="08F14651" w14:textId="77777777" w:rsidR="00C76D8F" w:rsidRPr="00302AD4" w:rsidRDefault="00C76D8F" w:rsidP="00C76D8F">
                  <w:pPr>
                    <w:jc w:val="center"/>
                    <w:rPr>
                      <w:ins w:id="1048" w:author="MSAR LEGAL" w:date="2025-04-14T09:59:00Z" w16du:dateUtc="2025-04-14T01:59:00Z"/>
                      <w:rFonts w:ascii="Arial" w:hAnsi="Arial" w:cs="Arial"/>
                      <w:b/>
                      <w:bCs/>
                      <w:sz w:val="16"/>
                      <w:szCs w:val="16"/>
                      <w:rPrChange w:id="1049" w:author="MSAR LEGAL" w:date="2025-04-14T10:18:00Z" w16du:dateUtc="2025-04-14T02:18:00Z">
                        <w:rPr>
                          <w:ins w:id="1050" w:author="MSAR LEGAL" w:date="2025-04-14T09:59:00Z" w16du:dateUtc="2025-04-14T01:59:00Z"/>
                          <w:rFonts w:ascii="Arial Narrow" w:hAnsi="Arial Narrow" w:cs="Arial"/>
                          <w:b/>
                          <w:bCs/>
                          <w:sz w:val="20"/>
                          <w:szCs w:val="20"/>
                        </w:rPr>
                      </w:rPrChange>
                    </w:rPr>
                  </w:pPr>
                  <w:ins w:id="1051" w:author="MSAR LEGAL" w:date="2025-04-14T09:59:00Z" w16du:dateUtc="2025-04-14T01:59:00Z">
                    <w:r w:rsidRPr="00302AD4">
                      <w:rPr>
                        <w:rFonts w:ascii="Arial" w:hAnsi="Arial" w:cs="Arial"/>
                        <w:b/>
                        <w:bCs/>
                        <w:sz w:val="16"/>
                        <w:szCs w:val="16"/>
                        <w:rPrChange w:id="1052" w:author="MSAR LEGAL" w:date="2025-04-14T10:18:00Z" w16du:dateUtc="2025-04-14T02:18:00Z">
                          <w:rPr>
                            <w:rFonts w:ascii="Arial Narrow" w:hAnsi="Arial Narrow" w:cs="Arial"/>
                            <w:b/>
                            <w:bCs/>
                            <w:sz w:val="20"/>
                            <w:szCs w:val="20"/>
                          </w:rPr>
                        </w:rPrChange>
                      </w:rPr>
                      <w:t>Year of Service</w:t>
                    </w:r>
                  </w:ins>
                </w:p>
              </w:tc>
            </w:tr>
            <w:tr w:rsidR="00C76D8F" w:rsidRPr="00302AD4" w14:paraId="5500BFD1" w14:textId="77777777" w:rsidTr="004E0061">
              <w:trPr>
                <w:trHeight w:val="440"/>
                <w:ins w:id="1053" w:author="MSAR LEGAL" w:date="2025-04-14T09:59:00Z"/>
                <w:trPrChange w:id="1054" w:author="MKS CQS" w:date="2025-04-15T12:40:00Z" w16du:dateUtc="2025-04-15T04:40:00Z">
                  <w:trPr>
                    <w:trHeight w:val="784"/>
                  </w:trPr>
                </w:trPrChange>
              </w:trPr>
              <w:tc>
                <w:tcPr>
                  <w:tcW w:w="1791" w:type="dxa"/>
                  <w:vMerge w:val="restart"/>
                  <w:shd w:val="clear" w:color="auto" w:fill="D9E2F3" w:themeFill="accent1" w:themeFillTint="33"/>
                  <w:tcPrChange w:id="1055" w:author="MKS CQS" w:date="2025-04-15T12:40:00Z" w16du:dateUtc="2025-04-15T04:40:00Z">
                    <w:tcPr>
                      <w:tcW w:w="1791" w:type="dxa"/>
                      <w:vMerge w:val="restart"/>
                      <w:shd w:val="clear" w:color="auto" w:fill="D9E2F3" w:themeFill="accent1" w:themeFillTint="33"/>
                    </w:tcPr>
                  </w:tcPrChange>
                </w:tcPr>
                <w:p w14:paraId="03E61A48" w14:textId="77777777" w:rsidR="00C76D8F" w:rsidRPr="00302AD4" w:rsidRDefault="00C76D8F" w:rsidP="00C76D8F">
                  <w:pPr>
                    <w:jc w:val="center"/>
                    <w:rPr>
                      <w:ins w:id="1056" w:author="MSAR LEGAL" w:date="2025-04-14T09:59:00Z" w16du:dateUtc="2025-04-14T01:59:00Z"/>
                      <w:rFonts w:ascii="Arial" w:hAnsi="Arial" w:cs="Arial"/>
                      <w:b/>
                      <w:bCs/>
                      <w:sz w:val="16"/>
                      <w:szCs w:val="16"/>
                      <w:rPrChange w:id="1057" w:author="MSAR LEGAL" w:date="2025-04-14T10:18:00Z" w16du:dateUtc="2025-04-14T02:18:00Z">
                        <w:rPr>
                          <w:ins w:id="1058" w:author="MSAR LEGAL" w:date="2025-04-14T09:59:00Z" w16du:dateUtc="2025-04-14T01:59:00Z"/>
                          <w:rFonts w:ascii="Arial Narrow" w:hAnsi="Arial Narrow" w:cs="Arial"/>
                          <w:b/>
                          <w:bCs/>
                          <w:sz w:val="20"/>
                          <w:szCs w:val="20"/>
                        </w:rPr>
                      </w:rPrChange>
                    </w:rPr>
                  </w:pPr>
                  <w:ins w:id="1059" w:author="MSAR LEGAL" w:date="2025-04-14T09:59:00Z" w16du:dateUtc="2025-04-14T01:59:00Z">
                    <w:r w:rsidRPr="00302AD4">
                      <w:rPr>
                        <w:rFonts w:ascii="Arial" w:hAnsi="Arial" w:cs="Arial"/>
                        <w:b/>
                        <w:bCs/>
                        <w:sz w:val="16"/>
                        <w:szCs w:val="16"/>
                        <w:rPrChange w:id="1060" w:author="MSAR LEGAL" w:date="2025-04-14T10:18:00Z" w16du:dateUtc="2025-04-14T02:18:00Z">
                          <w:rPr>
                            <w:rFonts w:ascii="Arial Narrow" w:hAnsi="Arial Narrow" w:cs="Arial"/>
                            <w:b/>
                            <w:bCs/>
                            <w:sz w:val="20"/>
                            <w:szCs w:val="20"/>
                          </w:rPr>
                        </w:rPrChange>
                      </w:rPr>
                      <w:t>Auditors</w:t>
                    </w:r>
                  </w:ins>
                </w:p>
              </w:tc>
              <w:tc>
                <w:tcPr>
                  <w:tcW w:w="1055" w:type="dxa"/>
                  <w:tcPrChange w:id="1061" w:author="MKS CQS" w:date="2025-04-15T12:40:00Z" w16du:dateUtc="2025-04-15T04:40:00Z">
                    <w:tcPr>
                      <w:tcW w:w="1055" w:type="dxa"/>
                    </w:tcPr>
                  </w:tcPrChange>
                </w:tcPr>
                <w:p w14:paraId="2D8AF960" w14:textId="77777777" w:rsidR="00C76D8F" w:rsidRPr="00302AD4" w:rsidRDefault="00C76D8F" w:rsidP="00C76D8F">
                  <w:pPr>
                    <w:rPr>
                      <w:ins w:id="1062" w:author="MSAR LEGAL" w:date="2025-04-14T09:59:00Z" w16du:dateUtc="2025-04-14T01:59:00Z"/>
                      <w:rFonts w:ascii="Arial" w:hAnsi="Arial" w:cs="Arial"/>
                      <w:sz w:val="16"/>
                      <w:szCs w:val="16"/>
                      <w:rPrChange w:id="1063" w:author="MSAR LEGAL" w:date="2025-04-14T10:18:00Z" w16du:dateUtc="2025-04-14T02:18:00Z">
                        <w:rPr>
                          <w:ins w:id="1064" w:author="MSAR LEGAL" w:date="2025-04-14T09:59:00Z" w16du:dateUtc="2025-04-14T01:59:00Z"/>
                          <w:rFonts w:ascii="Arial Narrow" w:hAnsi="Arial Narrow" w:cs="Arial"/>
                          <w:sz w:val="20"/>
                          <w:szCs w:val="20"/>
                        </w:rPr>
                      </w:rPrChange>
                    </w:rPr>
                  </w:pPr>
                  <w:ins w:id="1065" w:author="MSAR LEGAL" w:date="2025-04-14T09:59:00Z" w16du:dateUtc="2025-04-14T01:59:00Z">
                    <w:r w:rsidRPr="00302AD4">
                      <w:rPr>
                        <w:rFonts w:ascii="Arial" w:hAnsi="Arial" w:cs="Arial"/>
                        <w:sz w:val="16"/>
                        <w:szCs w:val="16"/>
                        <w:rPrChange w:id="1066" w:author="MSAR LEGAL" w:date="2025-04-14T10:18:00Z" w16du:dateUtc="2025-04-14T02:18:00Z">
                          <w:rPr>
                            <w:rFonts w:ascii="Arial Narrow" w:hAnsi="Arial Narrow" w:cs="Arial"/>
                            <w:sz w:val="20"/>
                            <w:szCs w:val="20"/>
                          </w:rPr>
                        </w:rPrChange>
                      </w:rPr>
                      <w:t xml:space="preserve">Name </w:t>
                    </w:r>
                  </w:ins>
                </w:p>
              </w:tc>
              <w:tc>
                <w:tcPr>
                  <w:tcW w:w="2514" w:type="dxa"/>
                  <w:tcPrChange w:id="1067" w:author="MKS CQS" w:date="2025-04-15T12:40:00Z" w16du:dateUtc="2025-04-15T04:40:00Z">
                    <w:tcPr>
                      <w:tcW w:w="2514" w:type="dxa"/>
                    </w:tcPr>
                  </w:tcPrChange>
                </w:tcPr>
                <w:p w14:paraId="478D9AB6" w14:textId="5B608317" w:rsidR="00C76D8F" w:rsidRPr="00302AD4" w:rsidRDefault="00C76D8F" w:rsidP="00C76D8F">
                  <w:pPr>
                    <w:rPr>
                      <w:ins w:id="1068" w:author="MSAR LEGAL" w:date="2025-04-14T09:59:00Z" w16du:dateUtc="2025-04-14T01:59:00Z"/>
                      <w:rFonts w:ascii="Arial" w:hAnsi="Arial" w:cs="Arial"/>
                      <w:sz w:val="16"/>
                      <w:szCs w:val="16"/>
                      <w:rPrChange w:id="1069" w:author="MSAR LEGAL" w:date="2025-04-14T10:18:00Z" w16du:dateUtc="2025-04-14T02:18:00Z">
                        <w:rPr>
                          <w:ins w:id="1070" w:author="MSAR LEGAL" w:date="2025-04-14T09:59:00Z" w16du:dateUtc="2025-04-14T01:59:00Z"/>
                          <w:rFonts w:ascii="Arial Narrow" w:hAnsi="Arial Narrow" w:cs="Arial"/>
                          <w:sz w:val="20"/>
                          <w:szCs w:val="20"/>
                        </w:rPr>
                      </w:rPrChange>
                    </w:rPr>
                  </w:pPr>
                </w:p>
              </w:tc>
              <w:tc>
                <w:tcPr>
                  <w:tcW w:w="852" w:type="dxa"/>
                  <w:tcPrChange w:id="1071" w:author="MKS CQS" w:date="2025-04-15T12:40:00Z" w16du:dateUtc="2025-04-15T04:40:00Z">
                    <w:tcPr>
                      <w:tcW w:w="852" w:type="dxa"/>
                    </w:tcPr>
                  </w:tcPrChange>
                </w:tcPr>
                <w:p w14:paraId="1E7512DC" w14:textId="77777777" w:rsidR="00C76D8F" w:rsidRPr="00302AD4" w:rsidRDefault="00C76D8F" w:rsidP="00C76D8F">
                  <w:pPr>
                    <w:rPr>
                      <w:ins w:id="1072" w:author="MSAR LEGAL" w:date="2025-04-14T09:59:00Z" w16du:dateUtc="2025-04-14T01:59:00Z"/>
                      <w:rFonts w:ascii="Arial" w:hAnsi="Arial" w:cs="Arial"/>
                      <w:sz w:val="16"/>
                      <w:szCs w:val="16"/>
                      <w:rPrChange w:id="1073" w:author="MSAR LEGAL" w:date="2025-04-14T10:18:00Z" w16du:dateUtc="2025-04-14T02:18:00Z">
                        <w:rPr>
                          <w:ins w:id="1074" w:author="MSAR LEGAL" w:date="2025-04-14T09:59:00Z" w16du:dateUtc="2025-04-14T01:59:00Z"/>
                          <w:rFonts w:ascii="Arial Narrow" w:hAnsi="Arial Narrow" w:cs="Arial"/>
                          <w:sz w:val="20"/>
                          <w:szCs w:val="20"/>
                        </w:rPr>
                      </w:rPrChange>
                    </w:rPr>
                  </w:pPr>
                  <w:ins w:id="1075" w:author="MSAR LEGAL" w:date="2025-04-14T09:59:00Z" w16du:dateUtc="2025-04-14T01:59:00Z">
                    <w:r w:rsidRPr="00302AD4">
                      <w:rPr>
                        <w:rFonts w:ascii="Arial" w:hAnsi="Arial" w:cs="Arial"/>
                        <w:sz w:val="16"/>
                        <w:szCs w:val="16"/>
                        <w:rPrChange w:id="1076" w:author="MSAR LEGAL" w:date="2025-04-14T10:18:00Z" w16du:dateUtc="2025-04-14T02:18:00Z">
                          <w:rPr>
                            <w:rFonts w:ascii="Arial Narrow" w:hAnsi="Arial Narrow" w:cs="Arial"/>
                            <w:sz w:val="20"/>
                            <w:szCs w:val="20"/>
                          </w:rPr>
                        </w:rPrChange>
                      </w:rPr>
                      <w:t>Name</w:t>
                    </w:r>
                  </w:ins>
                </w:p>
              </w:tc>
              <w:tc>
                <w:tcPr>
                  <w:tcW w:w="2213" w:type="dxa"/>
                  <w:tcPrChange w:id="1077" w:author="MKS CQS" w:date="2025-04-15T12:40:00Z" w16du:dateUtc="2025-04-15T04:40:00Z">
                    <w:tcPr>
                      <w:tcW w:w="2213" w:type="dxa"/>
                    </w:tcPr>
                  </w:tcPrChange>
                </w:tcPr>
                <w:p w14:paraId="0C613421" w14:textId="586E9215" w:rsidR="00C76D8F" w:rsidRPr="00302AD4" w:rsidRDefault="00C76D8F" w:rsidP="00C76D8F">
                  <w:pPr>
                    <w:rPr>
                      <w:ins w:id="1078" w:author="MSAR LEGAL" w:date="2025-04-14T09:59:00Z" w16du:dateUtc="2025-04-14T01:59:00Z"/>
                      <w:rFonts w:ascii="Arial" w:hAnsi="Arial" w:cs="Arial"/>
                      <w:sz w:val="16"/>
                      <w:szCs w:val="16"/>
                      <w:rPrChange w:id="1079" w:author="MSAR LEGAL" w:date="2025-04-14T10:18:00Z" w16du:dateUtc="2025-04-14T02:18:00Z">
                        <w:rPr>
                          <w:ins w:id="1080" w:author="MSAR LEGAL" w:date="2025-04-14T09:59:00Z" w16du:dateUtc="2025-04-14T01:59:00Z"/>
                          <w:rFonts w:ascii="Arial Narrow" w:hAnsi="Arial Narrow" w:cs="Arial"/>
                          <w:sz w:val="20"/>
                          <w:szCs w:val="20"/>
                        </w:rPr>
                      </w:rPrChange>
                    </w:rPr>
                  </w:pPr>
                </w:p>
              </w:tc>
              <w:tc>
                <w:tcPr>
                  <w:tcW w:w="1719" w:type="dxa"/>
                  <w:tcPrChange w:id="1081" w:author="MKS CQS" w:date="2025-04-15T12:40:00Z" w16du:dateUtc="2025-04-15T04:40:00Z">
                    <w:tcPr>
                      <w:tcW w:w="1719" w:type="dxa"/>
                    </w:tcPr>
                  </w:tcPrChange>
                </w:tcPr>
                <w:p w14:paraId="08197DEE" w14:textId="012E1A4D" w:rsidR="00C76D8F" w:rsidRPr="00302AD4" w:rsidRDefault="00C76D8F" w:rsidP="00C76D8F">
                  <w:pPr>
                    <w:rPr>
                      <w:ins w:id="1082" w:author="MSAR LEGAL" w:date="2025-04-14T09:59:00Z" w16du:dateUtc="2025-04-14T01:59:00Z"/>
                      <w:rFonts w:ascii="Arial" w:hAnsi="Arial" w:cs="Arial"/>
                      <w:sz w:val="16"/>
                      <w:szCs w:val="16"/>
                      <w:rPrChange w:id="1083" w:author="MSAR LEGAL" w:date="2025-04-14T10:18:00Z" w16du:dateUtc="2025-04-14T02:18:00Z">
                        <w:rPr>
                          <w:ins w:id="1084" w:author="MSAR LEGAL" w:date="2025-04-14T09:59:00Z" w16du:dateUtc="2025-04-14T01:59:00Z"/>
                          <w:rFonts w:ascii="Arial Narrow" w:hAnsi="Arial Narrow" w:cs="Arial"/>
                          <w:sz w:val="20"/>
                          <w:szCs w:val="20"/>
                        </w:rPr>
                      </w:rPrChange>
                    </w:rPr>
                  </w:pPr>
                </w:p>
              </w:tc>
            </w:tr>
            <w:tr w:rsidR="00C76D8F" w:rsidRPr="00302AD4" w14:paraId="1D936367" w14:textId="77777777" w:rsidTr="004E0061">
              <w:trPr>
                <w:trHeight w:val="440"/>
                <w:ins w:id="1085" w:author="MSAR LEGAL" w:date="2025-04-14T09:59:00Z"/>
                <w:trPrChange w:id="1086" w:author="MKS CQS" w:date="2025-04-15T12:40:00Z" w16du:dateUtc="2025-04-15T04:40:00Z">
                  <w:trPr>
                    <w:trHeight w:val="784"/>
                  </w:trPr>
                </w:trPrChange>
              </w:trPr>
              <w:tc>
                <w:tcPr>
                  <w:tcW w:w="1791" w:type="dxa"/>
                  <w:vMerge/>
                  <w:shd w:val="clear" w:color="auto" w:fill="D9E2F3" w:themeFill="accent1" w:themeFillTint="33"/>
                  <w:tcPrChange w:id="1087" w:author="MKS CQS" w:date="2025-04-15T12:40:00Z" w16du:dateUtc="2025-04-15T04:40:00Z">
                    <w:tcPr>
                      <w:tcW w:w="1791" w:type="dxa"/>
                      <w:vMerge/>
                      <w:shd w:val="clear" w:color="auto" w:fill="D9E2F3" w:themeFill="accent1" w:themeFillTint="33"/>
                    </w:tcPr>
                  </w:tcPrChange>
                </w:tcPr>
                <w:p w14:paraId="18CBA326" w14:textId="77777777" w:rsidR="00C76D8F" w:rsidRPr="00302AD4" w:rsidRDefault="00C76D8F" w:rsidP="00C76D8F">
                  <w:pPr>
                    <w:jc w:val="center"/>
                    <w:rPr>
                      <w:ins w:id="1088" w:author="MSAR LEGAL" w:date="2025-04-14T09:59:00Z" w16du:dateUtc="2025-04-14T01:59:00Z"/>
                      <w:rFonts w:ascii="Arial" w:hAnsi="Arial" w:cs="Arial"/>
                      <w:b/>
                      <w:bCs/>
                      <w:sz w:val="16"/>
                      <w:szCs w:val="16"/>
                      <w:rPrChange w:id="1089" w:author="MSAR LEGAL" w:date="2025-04-14T10:18:00Z" w16du:dateUtc="2025-04-14T02:18:00Z">
                        <w:rPr>
                          <w:ins w:id="1090" w:author="MSAR LEGAL" w:date="2025-04-14T09:59:00Z" w16du:dateUtc="2025-04-14T01:59:00Z"/>
                          <w:rFonts w:ascii="Arial Narrow" w:hAnsi="Arial Narrow" w:cs="Arial"/>
                          <w:b/>
                          <w:bCs/>
                          <w:sz w:val="20"/>
                          <w:szCs w:val="20"/>
                        </w:rPr>
                      </w:rPrChange>
                    </w:rPr>
                  </w:pPr>
                </w:p>
              </w:tc>
              <w:tc>
                <w:tcPr>
                  <w:tcW w:w="1055" w:type="dxa"/>
                  <w:vMerge w:val="restart"/>
                  <w:tcPrChange w:id="1091" w:author="MKS CQS" w:date="2025-04-15T12:40:00Z" w16du:dateUtc="2025-04-15T04:40:00Z">
                    <w:tcPr>
                      <w:tcW w:w="1055" w:type="dxa"/>
                      <w:vMerge w:val="restart"/>
                    </w:tcPr>
                  </w:tcPrChange>
                </w:tcPr>
                <w:p w14:paraId="573EA3B2" w14:textId="77777777" w:rsidR="00C76D8F" w:rsidRPr="00302AD4" w:rsidRDefault="00C76D8F" w:rsidP="00C76D8F">
                  <w:pPr>
                    <w:rPr>
                      <w:ins w:id="1092" w:author="MSAR LEGAL" w:date="2025-04-14T09:59:00Z" w16du:dateUtc="2025-04-14T01:59:00Z"/>
                      <w:rFonts w:ascii="Arial" w:hAnsi="Arial" w:cs="Arial"/>
                      <w:sz w:val="16"/>
                      <w:szCs w:val="16"/>
                      <w:rPrChange w:id="1093" w:author="MSAR LEGAL" w:date="2025-04-14T10:18:00Z" w16du:dateUtc="2025-04-14T02:18:00Z">
                        <w:rPr>
                          <w:ins w:id="1094" w:author="MSAR LEGAL" w:date="2025-04-14T09:59:00Z" w16du:dateUtc="2025-04-14T01:59:00Z"/>
                          <w:rFonts w:ascii="Arial Narrow" w:hAnsi="Arial Narrow" w:cs="Arial"/>
                          <w:sz w:val="20"/>
                          <w:szCs w:val="20"/>
                        </w:rPr>
                      </w:rPrChange>
                    </w:rPr>
                  </w:pPr>
                  <w:ins w:id="1095" w:author="MSAR LEGAL" w:date="2025-04-14T09:59:00Z" w16du:dateUtc="2025-04-14T01:59:00Z">
                    <w:r w:rsidRPr="00302AD4">
                      <w:rPr>
                        <w:rFonts w:ascii="Arial" w:hAnsi="Arial" w:cs="Arial"/>
                        <w:sz w:val="16"/>
                        <w:szCs w:val="16"/>
                        <w:rPrChange w:id="1096" w:author="MSAR LEGAL" w:date="2025-04-14T10:18:00Z" w16du:dateUtc="2025-04-14T02:18:00Z">
                          <w:rPr>
                            <w:rFonts w:ascii="Arial Narrow" w:hAnsi="Arial Narrow" w:cs="Arial"/>
                            <w:sz w:val="20"/>
                            <w:szCs w:val="20"/>
                          </w:rPr>
                        </w:rPrChange>
                      </w:rPr>
                      <w:t>Address</w:t>
                    </w:r>
                  </w:ins>
                </w:p>
              </w:tc>
              <w:tc>
                <w:tcPr>
                  <w:tcW w:w="2514" w:type="dxa"/>
                  <w:vMerge w:val="restart"/>
                  <w:tcPrChange w:id="1097" w:author="MKS CQS" w:date="2025-04-15T12:40:00Z" w16du:dateUtc="2025-04-15T04:40:00Z">
                    <w:tcPr>
                      <w:tcW w:w="2514" w:type="dxa"/>
                      <w:vMerge w:val="restart"/>
                    </w:tcPr>
                  </w:tcPrChange>
                </w:tcPr>
                <w:p w14:paraId="191ADB07" w14:textId="421DBDE9" w:rsidR="00C76D8F" w:rsidRPr="00302AD4" w:rsidRDefault="00C76D8F" w:rsidP="00C76D8F">
                  <w:pPr>
                    <w:rPr>
                      <w:ins w:id="1098" w:author="MSAR LEGAL" w:date="2025-04-14T09:59:00Z" w16du:dateUtc="2025-04-14T01:59:00Z"/>
                      <w:rFonts w:ascii="Arial" w:hAnsi="Arial" w:cs="Arial"/>
                      <w:sz w:val="16"/>
                      <w:szCs w:val="16"/>
                      <w:rPrChange w:id="1099" w:author="MSAR LEGAL" w:date="2025-04-14T10:18:00Z" w16du:dateUtc="2025-04-14T02:18:00Z">
                        <w:rPr>
                          <w:ins w:id="1100" w:author="MSAR LEGAL" w:date="2025-04-14T09:59:00Z" w16du:dateUtc="2025-04-14T01:59:00Z"/>
                          <w:rFonts w:ascii="Arial Narrow" w:hAnsi="Arial Narrow" w:cs="Arial"/>
                          <w:sz w:val="20"/>
                          <w:szCs w:val="20"/>
                        </w:rPr>
                      </w:rPrChange>
                    </w:rPr>
                  </w:pPr>
                </w:p>
              </w:tc>
              <w:tc>
                <w:tcPr>
                  <w:tcW w:w="852" w:type="dxa"/>
                  <w:tcPrChange w:id="1101" w:author="MKS CQS" w:date="2025-04-15T12:40:00Z" w16du:dateUtc="2025-04-15T04:40:00Z">
                    <w:tcPr>
                      <w:tcW w:w="852" w:type="dxa"/>
                    </w:tcPr>
                  </w:tcPrChange>
                </w:tcPr>
                <w:p w14:paraId="36515C95" w14:textId="77777777" w:rsidR="00C76D8F" w:rsidRPr="00302AD4" w:rsidRDefault="00C76D8F" w:rsidP="00C76D8F">
                  <w:pPr>
                    <w:rPr>
                      <w:ins w:id="1102" w:author="MSAR LEGAL" w:date="2025-04-14T09:59:00Z" w16du:dateUtc="2025-04-14T01:59:00Z"/>
                      <w:rFonts w:ascii="Arial" w:hAnsi="Arial" w:cs="Arial"/>
                      <w:sz w:val="16"/>
                      <w:szCs w:val="16"/>
                      <w:rPrChange w:id="1103" w:author="MSAR LEGAL" w:date="2025-04-14T10:18:00Z" w16du:dateUtc="2025-04-14T02:18:00Z">
                        <w:rPr>
                          <w:ins w:id="1104" w:author="MSAR LEGAL" w:date="2025-04-14T09:59:00Z" w16du:dateUtc="2025-04-14T01:59:00Z"/>
                          <w:rFonts w:ascii="Arial Narrow" w:hAnsi="Arial Narrow" w:cs="Arial"/>
                          <w:sz w:val="20"/>
                          <w:szCs w:val="20"/>
                        </w:rPr>
                      </w:rPrChange>
                    </w:rPr>
                  </w:pPr>
                  <w:ins w:id="1105" w:author="MSAR LEGAL" w:date="2025-04-14T09:59:00Z" w16du:dateUtc="2025-04-14T01:59:00Z">
                    <w:r w:rsidRPr="00302AD4">
                      <w:rPr>
                        <w:rFonts w:ascii="Arial" w:hAnsi="Arial" w:cs="Arial"/>
                        <w:sz w:val="16"/>
                        <w:szCs w:val="16"/>
                        <w:rPrChange w:id="1106" w:author="MSAR LEGAL" w:date="2025-04-14T10:18:00Z" w16du:dateUtc="2025-04-14T02:18:00Z">
                          <w:rPr>
                            <w:rFonts w:ascii="Arial Narrow" w:hAnsi="Arial Narrow" w:cs="Arial"/>
                            <w:sz w:val="20"/>
                            <w:szCs w:val="20"/>
                          </w:rPr>
                        </w:rPrChange>
                      </w:rPr>
                      <w:t>Email</w:t>
                    </w:r>
                  </w:ins>
                </w:p>
              </w:tc>
              <w:tc>
                <w:tcPr>
                  <w:tcW w:w="2213" w:type="dxa"/>
                  <w:tcPrChange w:id="1107" w:author="MKS CQS" w:date="2025-04-15T12:40:00Z" w16du:dateUtc="2025-04-15T04:40:00Z">
                    <w:tcPr>
                      <w:tcW w:w="2213" w:type="dxa"/>
                    </w:tcPr>
                  </w:tcPrChange>
                </w:tcPr>
                <w:p w14:paraId="6A598D14" w14:textId="27B359A5" w:rsidR="00C76D8F" w:rsidRPr="00302AD4" w:rsidRDefault="00C76D8F" w:rsidP="00C76D8F">
                  <w:pPr>
                    <w:rPr>
                      <w:ins w:id="1108" w:author="MSAR LEGAL" w:date="2025-04-14T09:59:00Z" w16du:dateUtc="2025-04-14T01:59:00Z"/>
                      <w:rFonts w:ascii="Arial" w:hAnsi="Arial" w:cs="Arial"/>
                      <w:sz w:val="16"/>
                      <w:szCs w:val="16"/>
                      <w:rPrChange w:id="1109" w:author="MSAR LEGAL" w:date="2025-04-14T10:18:00Z" w16du:dateUtc="2025-04-14T02:18:00Z">
                        <w:rPr>
                          <w:ins w:id="1110" w:author="MSAR LEGAL" w:date="2025-04-14T09:59:00Z" w16du:dateUtc="2025-04-14T01:59:00Z"/>
                          <w:rFonts w:ascii="Arial Narrow" w:hAnsi="Arial Narrow" w:cs="Arial"/>
                          <w:sz w:val="20"/>
                          <w:szCs w:val="20"/>
                        </w:rPr>
                      </w:rPrChange>
                    </w:rPr>
                  </w:pPr>
                </w:p>
              </w:tc>
              <w:tc>
                <w:tcPr>
                  <w:tcW w:w="1719" w:type="dxa"/>
                  <w:tcPrChange w:id="1111" w:author="MKS CQS" w:date="2025-04-15T12:40:00Z" w16du:dateUtc="2025-04-15T04:40:00Z">
                    <w:tcPr>
                      <w:tcW w:w="1719" w:type="dxa"/>
                    </w:tcPr>
                  </w:tcPrChange>
                </w:tcPr>
                <w:p w14:paraId="08862703" w14:textId="29EBB609" w:rsidR="00C76D8F" w:rsidRPr="00302AD4" w:rsidRDefault="00C76D8F" w:rsidP="00C76D8F">
                  <w:pPr>
                    <w:rPr>
                      <w:ins w:id="1112" w:author="MSAR LEGAL" w:date="2025-04-14T09:59:00Z" w16du:dateUtc="2025-04-14T01:59:00Z"/>
                      <w:rFonts w:ascii="Arial" w:hAnsi="Arial" w:cs="Arial"/>
                      <w:sz w:val="16"/>
                      <w:szCs w:val="16"/>
                      <w:rPrChange w:id="1113" w:author="MSAR LEGAL" w:date="2025-04-14T10:18:00Z" w16du:dateUtc="2025-04-14T02:18:00Z">
                        <w:rPr>
                          <w:ins w:id="1114" w:author="MSAR LEGAL" w:date="2025-04-14T09:59:00Z" w16du:dateUtc="2025-04-14T01:59:00Z"/>
                          <w:rFonts w:ascii="Arial Narrow" w:hAnsi="Arial Narrow" w:cs="Arial"/>
                          <w:sz w:val="20"/>
                          <w:szCs w:val="20"/>
                        </w:rPr>
                      </w:rPrChange>
                    </w:rPr>
                  </w:pPr>
                </w:p>
              </w:tc>
            </w:tr>
            <w:tr w:rsidR="00C76D8F" w:rsidRPr="00302AD4" w14:paraId="07446114" w14:textId="77777777" w:rsidTr="004E0061">
              <w:trPr>
                <w:trHeight w:val="440"/>
                <w:ins w:id="1115" w:author="MSAR LEGAL" w:date="2025-04-14T09:59:00Z"/>
                <w:trPrChange w:id="1116" w:author="MKS CQS" w:date="2025-04-15T12:40:00Z" w16du:dateUtc="2025-04-15T04:40:00Z">
                  <w:trPr>
                    <w:trHeight w:val="784"/>
                  </w:trPr>
                </w:trPrChange>
              </w:trPr>
              <w:tc>
                <w:tcPr>
                  <w:tcW w:w="1791" w:type="dxa"/>
                  <w:vMerge/>
                  <w:shd w:val="clear" w:color="auto" w:fill="D9E2F3" w:themeFill="accent1" w:themeFillTint="33"/>
                  <w:tcPrChange w:id="1117" w:author="MKS CQS" w:date="2025-04-15T12:40:00Z" w16du:dateUtc="2025-04-15T04:40:00Z">
                    <w:tcPr>
                      <w:tcW w:w="1791" w:type="dxa"/>
                      <w:vMerge/>
                      <w:shd w:val="clear" w:color="auto" w:fill="D9E2F3" w:themeFill="accent1" w:themeFillTint="33"/>
                    </w:tcPr>
                  </w:tcPrChange>
                </w:tcPr>
                <w:p w14:paraId="3A591A92" w14:textId="77777777" w:rsidR="00C76D8F" w:rsidRPr="00302AD4" w:rsidRDefault="00C76D8F" w:rsidP="00C76D8F">
                  <w:pPr>
                    <w:jc w:val="center"/>
                    <w:rPr>
                      <w:ins w:id="1118" w:author="MSAR LEGAL" w:date="2025-04-14T09:59:00Z" w16du:dateUtc="2025-04-14T01:59:00Z"/>
                      <w:rFonts w:ascii="Arial" w:hAnsi="Arial" w:cs="Arial"/>
                      <w:b/>
                      <w:bCs/>
                      <w:sz w:val="16"/>
                      <w:szCs w:val="16"/>
                      <w:rPrChange w:id="1119" w:author="MSAR LEGAL" w:date="2025-04-14T10:18:00Z" w16du:dateUtc="2025-04-14T02:18:00Z">
                        <w:rPr>
                          <w:ins w:id="1120" w:author="MSAR LEGAL" w:date="2025-04-14T09:59:00Z" w16du:dateUtc="2025-04-14T01:59:00Z"/>
                          <w:rFonts w:ascii="Arial Narrow" w:hAnsi="Arial Narrow" w:cs="Arial"/>
                          <w:b/>
                          <w:bCs/>
                          <w:sz w:val="20"/>
                          <w:szCs w:val="20"/>
                        </w:rPr>
                      </w:rPrChange>
                    </w:rPr>
                  </w:pPr>
                </w:p>
              </w:tc>
              <w:tc>
                <w:tcPr>
                  <w:tcW w:w="1055" w:type="dxa"/>
                  <w:vMerge/>
                  <w:tcPrChange w:id="1121" w:author="MKS CQS" w:date="2025-04-15T12:40:00Z" w16du:dateUtc="2025-04-15T04:40:00Z">
                    <w:tcPr>
                      <w:tcW w:w="1055" w:type="dxa"/>
                      <w:vMerge/>
                    </w:tcPr>
                  </w:tcPrChange>
                </w:tcPr>
                <w:p w14:paraId="075D16B4" w14:textId="77777777" w:rsidR="00C76D8F" w:rsidRPr="00302AD4" w:rsidRDefault="00C76D8F" w:rsidP="00C76D8F">
                  <w:pPr>
                    <w:rPr>
                      <w:ins w:id="1122" w:author="MSAR LEGAL" w:date="2025-04-14T09:59:00Z" w16du:dateUtc="2025-04-14T01:59:00Z"/>
                      <w:rFonts w:ascii="Arial" w:hAnsi="Arial" w:cs="Arial"/>
                      <w:sz w:val="16"/>
                      <w:szCs w:val="16"/>
                      <w:rPrChange w:id="1123" w:author="MSAR LEGAL" w:date="2025-04-14T10:18:00Z" w16du:dateUtc="2025-04-14T02:18:00Z">
                        <w:rPr>
                          <w:ins w:id="1124" w:author="MSAR LEGAL" w:date="2025-04-14T09:59:00Z" w16du:dateUtc="2025-04-14T01:59:00Z"/>
                          <w:rFonts w:ascii="Arial Narrow" w:hAnsi="Arial Narrow" w:cs="Arial"/>
                          <w:sz w:val="20"/>
                          <w:szCs w:val="20"/>
                        </w:rPr>
                      </w:rPrChange>
                    </w:rPr>
                  </w:pPr>
                </w:p>
              </w:tc>
              <w:tc>
                <w:tcPr>
                  <w:tcW w:w="2514" w:type="dxa"/>
                  <w:vMerge/>
                  <w:tcPrChange w:id="1125" w:author="MKS CQS" w:date="2025-04-15T12:40:00Z" w16du:dateUtc="2025-04-15T04:40:00Z">
                    <w:tcPr>
                      <w:tcW w:w="2514" w:type="dxa"/>
                      <w:vMerge/>
                    </w:tcPr>
                  </w:tcPrChange>
                </w:tcPr>
                <w:p w14:paraId="193CABB1" w14:textId="77777777" w:rsidR="00C76D8F" w:rsidRPr="00302AD4" w:rsidRDefault="00C76D8F" w:rsidP="00C76D8F">
                  <w:pPr>
                    <w:rPr>
                      <w:ins w:id="1126" w:author="MSAR LEGAL" w:date="2025-04-14T09:59:00Z" w16du:dateUtc="2025-04-14T01:59:00Z"/>
                      <w:rFonts w:ascii="Arial" w:hAnsi="Arial" w:cs="Arial"/>
                      <w:sz w:val="16"/>
                      <w:szCs w:val="16"/>
                      <w:rPrChange w:id="1127" w:author="MSAR LEGAL" w:date="2025-04-14T10:18:00Z" w16du:dateUtc="2025-04-14T02:18:00Z">
                        <w:rPr>
                          <w:ins w:id="1128" w:author="MSAR LEGAL" w:date="2025-04-14T09:59:00Z" w16du:dateUtc="2025-04-14T01:59:00Z"/>
                          <w:rFonts w:ascii="Arial Narrow" w:hAnsi="Arial Narrow" w:cs="Arial"/>
                          <w:sz w:val="20"/>
                          <w:szCs w:val="20"/>
                        </w:rPr>
                      </w:rPrChange>
                    </w:rPr>
                  </w:pPr>
                </w:p>
              </w:tc>
              <w:tc>
                <w:tcPr>
                  <w:tcW w:w="852" w:type="dxa"/>
                  <w:tcPrChange w:id="1129" w:author="MKS CQS" w:date="2025-04-15T12:40:00Z" w16du:dateUtc="2025-04-15T04:40:00Z">
                    <w:tcPr>
                      <w:tcW w:w="852" w:type="dxa"/>
                    </w:tcPr>
                  </w:tcPrChange>
                </w:tcPr>
                <w:p w14:paraId="479376E6" w14:textId="77777777" w:rsidR="00C76D8F" w:rsidRPr="00302AD4" w:rsidRDefault="00C76D8F" w:rsidP="00C76D8F">
                  <w:pPr>
                    <w:rPr>
                      <w:ins w:id="1130" w:author="MSAR LEGAL" w:date="2025-04-14T09:59:00Z" w16du:dateUtc="2025-04-14T01:59:00Z"/>
                      <w:rFonts w:ascii="Arial" w:hAnsi="Arial" w:cs="Arial"/>
                      <w:sz w:val="16"/>
                      <w:szCs w:val="16"/>
                      <w:rPrChange w:id="1131" w:author="MSAR LEGAL" w:date="2025-04-14T10:18:00Z" w16du:dateUtc="2025-04-14T02:18:00Z">
                        <w:rPr>
                          <w:ins w:id="1132" w:author="MSAR LEGAL" w:date="2025-04-14T09:59:00Z" w16du:dateUtc="2025-04-14T01:59:00Z"/>
                          <w:rFonts w:ascii="Arial Narrow" w:hAnsi="Arial Narrow" w:cs="Arial"/>
                          <w:sz w:val="20"/>
                          <w:szCs w:val="20"/>
                        </w:rPr>
                      </w:rPrChange>
                    </w:rPr>
                  </w:pPr>
                  <w:ins w:id="1133" w:author="MSAR LEGAL" w:date="2025-04-14T09:59:00Z" w16du:dateUtc="2025-04-14T01:59:00Z">
                    <w:r w:rsidRPr="00302AD4">
                      <w:rPr>
                        <w:rFonts w:ascii="Arial" w:hAnsi="Arial" w:cs="Arial"/>
                        <w:sz w:val="16"/>
                        <w:szCs w:val="16"/>
                        <w:rPrChange w:id="1134" w:author="MSAR LEGAL" w:date="2025-04-14T10:18:00Z" w16du:dateUtc="2025-04-14T02:18:00Z">
                          <w:rPr>
                            <w:rFonts w:ascii="Arial Narrow" w:hAnsi="Arial Narrow" w:cs="Arial"/>
                            <w:sz w:val="20"/>
                            <w:szCs w:val="20"/>
                          </w:rPr>
                        </w:rPrChange>
                      </w:rPr>
                      <w:t>Phone</w:t>
                    </w:r>
                  </w:ins>
                </w:p>
              </w:tc>
              <w:tc>
                <w:tcPr>
                  <w:tcW w:w="2213" w:type="dxa"/>
                  <w:tcPrChange w:id="1135" w:author="MKS CQS" w:date="2025-04-15T12:40:00Z" w16du:dateUtc="2025-04-15T04:40:00Z">
                    <w:tcPr>
                      <w:tcW w:w="2213" w:type="dxa"/>
                    </w:tcPr>
                  </w:tcPrChange>
                </w:tcPr>
                <w:p w14:paraId="7F4527F9" w14:textId="4818639F" w:rsidR="00C76D8F" w:rsidRPr="00302AD4" w:rsidRDefault="00C76D8F" w:rsidP="00C76D8F">
                  <w:pPr>
                    <w:rPr>
                      <w:ins w:id="1136" w:author="MSAR LEGAL" w:date="2025-04-14T09:59:00Z" w16du:dateUtc="2025-04-14T01:59:00Z"/>
                      <w:rFonts w:ascii="Arial" w:hAnsi="Arial" w:cs="Arial"/>
                      <w:sz w:val="16"/>
                      <w:szCs w:val="16"/>
                      <w:rPrChange w:id="1137" w:author="MSAR LEGAL" w:date="2025-04-14T10:18:00Z" w16du:dateUtc="2025-04-14T02:18:00Z">
                        <w:rPr>
                          <w:ins w:id="1138" w:author="MSAR LEGAL" w:date="2025-04-14T09:59:00Z" w16du:dateUtc="2025-04-14T01:59:00Z"/>
                          <w:rFonts w:ascii="Arial Narrow" w:hAnsi="Arial Narrow" w:cs="Arial"/>
                          <w:sz w:val="20"/>
                          <w:szCs w:val="20"/>
                        </w:rPr>
                      </w:rPrChange>
                    </w:rPr>
                  </w:pPr>
                </w:p>
              </w:tc>
              <w:tc>
                <w:tcPr>
                  <w:tcW w:w="1719" w:type="dxa"/>
                  <w:tcPrChange w:id="1139" w:author="MKS CQS" w:date="2025-04-15T12:40:00Z" w16du:dateUtc="2025-04-15T04:40:00Z">
                    <w:tcPr>
                      <w:tcW w:w="1719" w:type="dxa"/>
                    </w:tcPr>
                  </w:tcPrChange>
                </w:tcPr>
                <w:p w14:paraId="1B1B742B" w14:textId="10904340" w:rsidR="00C76D8F" w:rsidRPr="00302AD4" w:rsidRDefault="00C76D8F" w:rsidP="00C76D8F">
                  <w:pPr>
                    <w:rPr>
                      <w:ins w:id="1140" w:author="MSAR LEGAL" w:date="2025-04-14T09:59:00Z" w16du:dateUtc="2025-04-14T01:59:00Z"/>
                      <w:rFonts w:ascii="Arial" w:hAnsi="Arial" w:cs="Arial"/>
                      <w:sz w:val="16"/>
                      <w:szCs w:val="16"/>
                      <w:rPrChange w:id="1141" w:author="MSAR LEGAL" w:date="2025-04-14T10:18:00Z" w16du:dateUtc="2025-04-14T02:18:00Z">
                        <w:rPr>
                          <w:ins w:id="1142" w:author="MSAR LEGAL" w:date="2025-04-14T09:59:00Z" w16du:dateUtc="2025-04-14T01:59:00Z"/>
                          <w:rFonts w:ascii="Arial Narrow" w:hAnsi="Arial Narrow" w:cs="Arial"/>
                          <w:sz w:val="20"/>
                          <w:szCs w:val="20"/>
                        </w:rPr>
                      </w:rPrChange>
                    </w:rPr>
                  </w:pPr>
                </w:p>
              </w:tc>
            </w:tr>
            <w:tr w:rsidR="00C76D8F" w:rsidRPr="00302AD4" w14:paraId="66310AD9" w14:textId="77777777" w:rsidTr="004E0061">
              <w:trPr>
                <w:trHeight w:val="440"/>
                <w:ins w:id="1143" w:author="MSAR LEGAL" w:date="2025-04-14T09:59:00Z"/>
                <w:trPrChange w:id="1144" w:author="MKS CQS" w:date="2025-04-15T12:40:00Z" w16du:dateUtc="2025-04-15T04:40:00Z">
                  <w:trPr>
                    <w:trHeight w:val="784"/>
                  </w:trPr>
                </w:trPrChange>
              </w:trPr>
              <w:tc>
                <w:tcPr>
                  <w:tcW w:w="1791" w:type="dxa"/>
                  <w:vMerge w:val="restart"/>
                  <w:shd w:val="clear" w:color="auto" w:fill="D9E2F3" w:themeFill="accent1" w:themeFillTint="33"/>
                  <w:tcPrChange w:id="1145" w:author="MKS CQS" w:date="2025-04-15T12:40:00Z" w16du:dateUtc="2025-04-15T04:40:00Z">
                    <w:tcPr>
                      <w:tcW w:w="1791" w:type="dxa"/>
                      <w:vMerge w:val="restart"/>
                      <w:shd w:val="clear" w:color="auto" w:fill="D9E2F3" w:themeFill="accent1" w:themeFillTint="33"/>
                    </w:tcPr>
                  </w:tcPrChange>
                </w:tcPr>
                <w:p w14:paraId="654CEC5E" w14:textId="77777777" w:rsidR="00C76D8F" w:rsidRPr="00302AD4" w:rsidRDefault="00C76D8F" w:rsidP="00C76D8F">
                  <w:pPr>
                    <w:jc w:val="center"/>
                    <w:rPr>
                      <w:ins w:id="1146" w:author="MSAR LEGAL" w:date="2025-04-14T09:59:00Z" w16du:dateUtc="2025-04-14T01:59:00Z"/>
                      <w:rFonts w:ascii="Arial" w:hAnsi="Arial" w:cs="Arial"/>
                      <w:b/>
                      <w:bCs/>
                      <w:sz w:val="16"/>
                      <w:szCs w:val="16"/>
                      <w:rPrChange w:id="1147" w:author="MSAR LEGAL" w:date="2025-04-14T10:18:00Z" w16du:dateUtc="2025-04-14T02:18:00Z">
                        <w:rPr>
                          <w:ins w:id="1148" w:author="MSAR LEGAL" w:date="2025-04-14T09:59:00Z" w16du:dateUtc="2025-04-14T01:59:00Z"/>
                          <w:rFonts w:ascii="Arial Narrow" w:hAnsi="Arial Narrow" w:cs="Arial"/>
                          <w:b/>
                          <w:bCs/>
                          <w:sz w:val="20"/>
                          <w:szCs w:val="20"/>
                        </w:rPr>
                      </w:rPrChange>
                    </w:rPr>
                  </w:pPr>
                  <w:ins w:id="1149" w:author="MSAR LEGAL" w:date="2025-04-14T09:59:00Z" w16du:dateUtc="2025-04-14T01:59:00Z">
                    <w:r w:rsidRPr="00302AD4">
                      <w:rPr>
                        <w:rFonts w:ascii="Arial" w:hAnsi="Arial" w:cs="Arial"/>
                        <w:b/>
                        <w:bCs/>
                        <w:sz w:val="16"/>
                        <w:szCs w:val="16"/>
                        <w:rPrChange w:id="1150" w:author="MSAR LEGAL" w:date="2025-04-14T10:18:00Z" w16du:dateUtc="2025-04-14T02:18:00Z">
                          <w:rPr>
                            <w:rFonts w:ascii="Arial Narrow" w:hAnsi="Arial Narrow" w:cs="Arial"/>
                            <w:b/>
                            <w:bCs/>
                            <w:sz w:val="20"/>
                            <w:szCs w:val="20"/>
                          </w:rPr>
                        </w:rPrChange>
                      </w:rPr>
                      <w:t>Advocates &amp; Solicitors</w:t>
                    </w:r>
                  </w:ins>
                </w:p>
              </w:tc>
              <w:tc>
                <w:tcPr>
                  <w:tcW w:w="1055" w:type="dxa"/>
                  <w:tcPrChange w:id="1151" w:author="MKS CQS" w:date="2025-04-15T12:40:00Z" w16du:dateUtc="2025-04-15T04:40:00Z">
                    <w:tcPr>
                      <w:tcW w:w="1055" w:type="dxa"/>
                    </w:tcPr>
                  </w:tcPrChange>
                </w:tcPr>
                <w:p w14:paraId="5314C384" w14:textId="77777777" w:rsidR="00C76D8F" w:rsidRPr="00302AD4" w:rsidRDefault="00C76D8F" w:rsidP="00C76D8F">
                  <w:pPr>
                    <w:rPr>
                      <w:ins w:id="1152" w:author="MSAR LEGAL" w:date="2025-04-14T09:59:00Z" w16du:dateUtc="2025-04-14T01:59:00Z"/>
                      <w:rFonts w:ascii="Arial" w:hAnsi="Arial" w:cs="Arial"/>
                      <w:sz w:val="16"/>
                      <w:szCs w:val="16"/>
                      <w:rPrChange w:id="1153" w:author="MSAR LEGAL" w:date="2025-04-14T10:18:00Z" w16du:dateUtc="2025-04-14T02:18:00Z">
                        <w:rPr>
                          <w:ins w:id="1154" w:author="MSAR LEGAL" w:date="2025-04-14T09:59:00Z" w16du:dateUtc="2025-04-14T01:59:00Z"/>
                          <w:rFonts w:ascii="Arial Narrow" w:hAnsi="Arial Narrow" w:cs="Arial"/>
                          <w:sz w:val="20"/>
                          <w:szCs w:val="20"/>
                        </w:rPr>
                      </w:rPrChange>
                    </w:rPr>
                  </w:pPr>
                  <w:ins w:id="1155" w:author="MSAR LEGAL" w:date="2025-04-14T09:59:00Z" w16du:dateUtc="2025-04-14T01:59:00Z">
                    <w:r w:rsidRPr="00302AD4">
                      <w:rPr>
                        <w:rFonts w:ascii="Arial" w:hAnsi="Arial" w:cs="Arial"/>
                        <w:sz w:val="16"/>
                        <w:szCs w:val="16"/>
                        <w:rPrChange w:id="1156" w:author="MSAR LEGAL" w:date="2025-04-14T10:18:00Z" w16du:dateUtc="2025-04-14T02:18:00Z">
                          <w:rPr>
                            <w:rFonts w:ascii="Arial Narrow" w:hAnsi="Arial Narrow" w:cs="Arial"/>
                            <w:sz w:val="20"/>
                            <w:szCs w:val="20"/>
                          </w:rPr>
                        </w:rPrChange>
                      </w:rPr>
                      <w:t>Name</w:t>
                    </w:r>
                  </w:ins>
                </w:p>
              </w:tc>
              <w:tc>
                <w:tcPr>
                  <w:tcW w:w="2514" w:type="dxa"/>
                  <w:tcPrChange w:id="1157" w:author="MKS CQS" w:date="2025-04-15T12:40:00Z" w16du:dateUtc="2025-04-15T04:40:00Z">
                    <w:tcPr>
                      <w:tcW w:w="2514" w:type="dxa"/>
                    </w:tcPr>
                  </w:tcPrChange>
                </w:tcPr>
                <w:p w14:paraId="5E9D71F9" w14:textId="27AC0571" w:rsidR="00C76D8F" w:rsidRPr="00302AD4" w:rsidRDefault="00C76D8F" w:rsidP="00C76D8F">
                  <w:pPr>
                    <w:rPr>
                      <w:ins w:id="1158" w:author="MSAR LEGAL" w:date="2025-04-14T09:59:00Z" w16du:dateUtc="2025-04-14T01:59:00Z"/>
                      <w:rFonts w:ascii="Arial" w:hAnsi="Arial" w:cs="Arial"/>
                      <w:sz w:val="16"/>
                      <w:szCs w:val="16"/>
                      <w:rPrChange w:id="1159" w:author="MSAR LEGAL" w:date="2025-04-14T10:18:00Z" w16du:dateUtc="2025-04-14T02:18:00Z">
                        <w:rPr>
                          <w:ins w:id="1160" w:author="MSAR LEGAL" w:date="2025-04-14T09:59:00Z" w16du:dateUtc="2025-04-14T01:59:00Z"/>
                          <w:rFonts w:ascii="Arial Narrow" w:hAnsi="Arial Narrow" w:cs="Arial"/>
                          <w:sz w:val="20"/>
                          <w:szCs w:val="20"/>
                        </w:rPr>
                      </w:rPrChange>
                    </w:rPr>
                  </w:pPr>
                </w:p>
              </w:tc>
              <w:tc>
                <w:tcPr>
                  <w:tcW w:w="852" w:type="dxa"/>
                  <w:tcPrChange w:id="1161" w:author="MKS CQS" w:date="2025-04-15T12:40:00Z" w16du:dateUtc="2025-04-15T04:40:00Z">
                    <w:tcPr>
                      <w:tcW w:w="852" w:type="dxa"/>
                    </w:tcPr>
                  </w:tcPrChange>
                </w:tcPr>
                <w:p w14:paraId="592A412F" w14:textId="77777777" w:rsidR="00C76D8F" w:rsidRPr="00302AD4" w:rsidRDefault="00C76D8F" w:rsidP="00C76D8F">
                  <w:pPr>
                    <w:rPr>
                      <w:ins w:id="1162" w:author="MSAR LEGAL" w:date="2025-04-14T09:59:00Z" w16du:dateUtc="2025-04-14T01:59:00Z"/>
                      <w:rFonts w:ascii="Arial" w:hAnsi="Arial" w:cs="Arial"/>
                      <w:sz w:val="16"/>
                      <w:szCs w:val="16"/>
                      <w:rPrChange w:id="1163" w:author="MSAR LEGAL" w:date="2025-04-14T10:18:00Z" w16du:dateUtc="2025-04-14T02:18:00Z">
                        <w:rPr>
                          <w:ins w:id="1164" w:author="MSAR LEGAL" w:date="2025-04-14T09:59:00Z" w16du:dateUtc="2025-04-14T01:59:00Z"/>
                          <w:rFonts w:ascii="Arial Narrow" w:hAnsi="Arial Narrow" w:cs="Arial"/>
                          <w:sz w:val="20"/>
                          <w:szCs w:val="20"/>
                        </w:rPr>
                      </w:rPrChange>
                    </w:rPr>
                  </w:pPr>
                  <w:ins w:id="1165" w:author="MSAR LEGAL" w:date="2025-04-14T09:59:00Z" w16du:dateUtc="2025-04-14T01:59:00Z">
                    <w:r w:rsidRPr="00302AD4">
                      <w:rPr>
                        <w:rFonts w:ascii="Arial" w:hAnsi="Arial" w:cs="Arial"/>
                        <w:sz w:val="16"/>
                        <w:szCs w:val="16"/>
                        <w:rPrChange w:id="1166" w:author="MSAR LEGAL" w:date="2025-04-14T10:18:00Z" w16du:dateUtc="2025-04-14T02:18:00Z">
                          <w:rPr>
                            <w:rFonts w:ascii="Arial Narrow" w:hAnsi="Arial Narrow" w:cs="Arial"/>
                            <w:sz w:val="20"/>
                            <w:szCs w:val="20"/>
                          </w:rPr>
                        </w:rPrChange>
                      </w:rPr>
                      <w:t>Name</w:t>
                    </w:r>
                  </w:ins>
                </w:p>
              </w:tc>
              <w:tc>
                <w:tcPr>
                  <w:tcW w:w="2213" w:type="dxa"/>
                  <w:tcPrChange w:id="1167" w:author="MKS CQS" w:date="2025-04-15T12:40:00Z" w16du:dateUtc="2025-04-15T04:40:00Z">
                    <w:tcPr>
                      <w:tcW w:w="2213" w:type="dxa"/>
                    </w:tcPr>
                  </w:tcPrChange>
                </w:tcPr>
                <w:p w14:paraId="45139F36" w14:textId="19DEDAA8" w:rsidR="00C76D8F" w:rsidRPr="00302AD4" w:rsidRDefault="00C76D8F" w:rsidP="00C76D8F">
                  <w:pPr>
                    <w:rPr>
                      <w:ins w:id="1168" w:author="MSAR LEGAL" w:date="2025-04-14T09:59:00Z" w16du:dateUtc="2025-04-14T01:59:00Z"/>
                      <w:rFonts w:ascii="Arial" w:hAnsi="Arial" w:cs="Arial"/>
                      <w:sz w:val="16"/>
                      <w:szCs w:val="16"/>
                      <w:rPrChange w:id="1169" w:author="MSAR LEGAL" w:date="2025-04-14T10:18:00Z" w16du:dateUtc="2025-04-14T02:18:00Z">
                        <w:rPr>
                          <w:ins w:id="1170" w:author="MSAR LEGAL" w:date="2025-04-14T09:59:00Z" w16du:dateUtc="2025-04-14T01:59:00Z"/>
                          <w:rFonts w:ascii="Arial Narrow" w:hAnsi="Arial Narrow" w:cs="Arial"/>
                          <w:sz w:val="20"/>
                          <w:szCs w:val="20"/>
                        </w:rPr>
                      </w:rPrChange>
                    </w:rPr>
                  </w:pPr>
                </w:p>
              </w:tc>
              <w:tc>
                <w:tcPr>
                  <w:tcW w:w="1719" w:type="dxa"/>
                  <w:tcPrChange w:id="1171" w:author="MKS CQS" w:date="2025-04-15T12:40:00Z" w16du:dateUtc="2025-04-15T04:40:00Z">
                    <w:tcPr>
                      <w:tcW w:w="1719" w:type="dxa"/>
                    </w:tcPr>
                  </w:tcPrChange>
                </w:tcPr>
                <w:p w14:paraId="1CCFAD1E" w14:textId="259A70B1" w:rsidR="00C76D8F" w:rsidRPr="00302AD4" w:rsidRDefault="00C76D8F" w:rsidP="00C76D8F">
                  <w:pPr>
                    <w:rPr>
                      <w:ins w:id="1172" w:author="MSAR LEGAL" w:date="2025-04-14T09:59:00Z" w16du:dateUtc="2025-04-14T01:59:00Z"/>
                      <w:rFonts w:ascii="Arial" w:hAnsi="Arial" w:cs="Arial"/>
                      <w:sz w:val="16"/>
                      <w:szCs w:val="16"/>
                      <w:rPrChange w:id="1173" w:author="MSAR LEGAL" w:date="2025-04-14T10:18:00Z" w16du:dateUtc="2025-04-14T02:18:00Z">
                        <w:rPr>
                          <w:ins w:id="1174" w:author="MSAR LEGAL" w:date="2025-04-14T09:59:00Z" w16du:dateUtc="2025-04-14T01:59:00Z"/>
                          <w:rFonts w:ascii="Arial Narrow" w:hAnsi="Arial Narrow" w:cs="Arial"/>
                          <w:sz w:val="20"/>
                          <w:szCs w:val="20"/>
                        </w:rPr>
                      </w:rPrChange>
                    </w:rPr>
                  </w:pPr>
                </w:p>
              </w:tc>
            </w:tr>
            <w:tr w:rsidR="00C76D8F" w:rsidRPr="00302AD4" w14:paraId="43D599F6" w14:textId="77777777" w:rsidTr="004E0061">
              <w:trPr>
                <w:trHeight w:val="440"/>
                <w:ins w:id="1175" w:author="MSAR LEGAL" w:date="2025-04-14T09:59:00Z"/>
                <w:trPrChange w:id="1176" w:author="MKS CQS" w:date="2025-04-15T12:40:00Z" w16du:dateUtc="2025-04-15T04:40:00Z">
                  <w:trPr>
                    <w:trHeight w:val="784"/>
                  </w:trPr>
                </w:trPrChange>
              </w:trPr>
              <w:tc>
                <w:tcPr>
                  <w:tcW w:w="1791" w:type="dxa"/>
                  <w:vMerge/>
                  <w:shd w:val="clear" w:color="auto" w:fill="D9E2F3" w:themeFill="accent1" w:themeFillTint="33"/>
                  <w:tcPrChange w:id="1177" w:author="MKS CQS" w:date="2025-04-15T12:40:00Z" w16du:dateUtc="2025-04-15T04:40:00Z">
                    <w:tcPr>
                      <w:tcW w:w="1791" w:type="dxa"/>
                      <w:vMerge/>
                      <w:shd w:val="clear" w:color="auto" w:fill="D9E2F3" w:themeFill="accent1" w:themeFillTint="33"/>
                    </w:tcPr>
                  </w:tcPrChange>
                </w:tcPr>
                <w:p w14:paraId="027A1475" w14:textId="77777777" w:rsidR="00C76D8F" w:rsidRPr="00302AD4" w:rsidRDefault="00C76D8F" w:rsidP="00C76D8F">
                  <w:pPr>
                    <w:rPr>
                      <w:ins w:id="1178" w:author="MSAR LEGAL" w:date="2025-04-14T09:59:00Z" w16du:dateUtc="2025-04-14T01:59:00Z"/>
                      <w:rFonts w:ascii="Arial" w:hAnsi="Arial" w:cs="Arial"/>
                      <w:sz w:val="16"/>
                      <w:szCs w:val="16"/>
                      <w:rPrChange w:id="1179" w:author="MSAR LEGAL" w:date="2025-04-14T10:18:00Z" w16du:dateUtc="2025-04-14T02:18:00Z">
                        <w:rPr>
                          <w:ins w:id="1180" w:author="MSAR LEGAL" w:date="2025-04-14T09:59:00Z" w16du:dateUtc="2025-04-14T01:59:00Z"/>
                          <w:rFonts w:ascii="Arial Narrow" w:hAnsi="Arial Narrow" w:cs="Arial"/>
                          <w:sz w:val="20"/>
                          <w:szCs w:val="20"/>
                        </w:rPr>
                      </w:rPrChange>
                    </w:rPr>
                  </w:pPr>
                </w:p>
              </w:tc>
              <w:tc>
                <w:tcPr>
                  <w:tcW w:w="1055" w:type="dxa"/>
                  <w:vMerge w:val="restart"/>
                  <w:tcPrChange w:id="1181" w:author="MKS CQS" w:date="2025-04-15T12:40:00Z" w16du:dateUtc="2025-04-15T04:40:00Z">
                    <w:tcPr>
                      <w:tcW w:w="1055" w:type="dxa"/>
                      <w:vMerge w:val="restart"/>
                    </w:tcPr>
                  </w:tcPrChange>
                </w:tcPr>
                <w:p w14:paraId="206F7604" w14:textId="77777777" w:rsidR="00C76D8F" w:rsidRPr="00302AD4" w:rsidRDefault="00C76D8F" w:rsidP="00C76D8F">
                  <w:pPr>
                    <w:rPr>
                      <w:ins w:id="1182" w:author="MSAR LEGAL" w:date="2025-04-14T09:59:00Z" w16du:dateUtc="2025-04-14T01:59:00Z"/>
                      <w:rFonts w:ascii="Arial" w:hAnsi="Arial" w:cs="Arial"/>
                      <w:sz w:val="16"/>
                      <w:szCs w:val="16"/>
                      <w:rPrChange w:id="1183" w:author="MSAR LEGAL" w:date="2025-04-14T10:18:00Z" w16du:dateUtc="2025-04-14T02:18:00Z">
                        <w:rPr>
                          <w:ins w:id="1184" w:author="MSAR LEGAL" w:date="2025-04-14T09:59:00Z" w16du:dateUtc="2025-04-14T01:59:00Z"/>
                          <w:rFonts w:ascii="Arial Narrow" w:hAnsi="Arial Narrow" w:cs="Arial"/>
                          <w:sz w:val="20"/>
                          <w:szCs w:val="20"/>
                        </w:rPr>
                      </w:rPrChange>
                    </w:rPr>
                  </w:pPr>
                  <w:ins w:id="1185" w:author="MSAR LEGAL" w:date="2025-04-14T09:59:00Z" w16du:dateUtc="2025-04-14T01:59:00Z">
                    <w:r w:rsidRPr="00302AD4">
                      <w:rPr>
                        <w:rFonts w:ascii="Arial" w:hAnsi="Arial" w:cs="Arial"/>
                        <w:sz w:val="16"/>
                        <w:szCs w:val="16"/>
                        <w:rPrChange w:id="1186" w:author="MSAR LEGAL" w:date="2025-04-14T10:18:00Z" w16du:dateUtc="2025-04-14T02:18:00Z">
                          <w:rPr>
                            <w:rFonts w:ascii="Arial Narrow" w:hAnsi="Arial Narrow" w:cs="Arial"/>
                            <w:sz w:val="20"/>
                            <w:szCs w:val="20"/>
                          </w:rPr>
                        </w:rPrChange>
                      </w:rPr>
                      <w:t>Address</w:t>
                    </w:r>
                  </w:ins>
                </w:p>
              </w:tc>
              <w:tc>
                <w:tcPr>
                  <w:tcW w:w="2514" w:type="dxa"/>
                  <w:vMerge w:val="restart"/>
                  <w:tcPrChange w:id="1187" w:author="MKS CQS" w:date="2025-04-15T12:40:00Z" w16du:dateUtc="2025-04-15T04:40:00Z">
                    <w:tcPr>
                      <w:tcW w:w="2514" w:type="dxa"/>
                      <w:vMerge w:val="restart"/>
                    </w:tcPr>
                  </w:tcPrChange>
                </w:tcPr>
                <w:p w14:paraId="6F0F430E" w14:textId="2C4613B9" w:rsidR="00C76D8F" w:rsidRPr="00302AD4" w:rsidRDefault="00C76D8F" w:rsidP="00C76D8F">
                  <w:pPr>
                    <w:rPr>
                      <w:ins w:id="1188" w:author="MSAR LEGAL" w:date="2025-04-14T09:59:00Z" w16du:dateUtc="2025-04-14T01:59:00Z"/>
                      <w:rFonts w:ascii="Arial" w:hAnsi="Arial" w:cs="Arial"/>
                      <w:sz w:val="16"/>
                      <w:szCs w:val="16"/>
                      <w:rPrChange w:id="1189" w:author="MSAR LEGAL" w:date="2025-04-14T10:18:00Z" w16du:dateUtc="2025-04-14T02:18:00Z">
                        <w:rPr>
                          <w:ins w:id="1190" w:author="MSAR LEGAL" w:date="2025-04-14T09:59:00Z" w16du:dateUtc="2025-04-14T01:59:00Z"/>
                          <w:rFonts w:ascii="Arial Narrow" w:hAnsi="Arial Narrow" w:cs="Arial"/>
                          <w:sz w:val="20"/>
                          <w:szCs w:val="20"/>
                        </w:rPr>
                      </w:rPrChange>
                    </w:rPr>
                  </w:pPr>
                </w:p>
              </w:tc>
              <w:tc>
                <w:tcPr>
                  <w:tcW w:w="852" w:type="dxa"/>
                  <w:tcPrChange w:id="1191" w:author="MKS CQS" w:date="2025-04-15T12:40:00Z" w16du:dateUtc="2025-04-15T04:40:00Z">
                    <w:tcPr>
                      <w:tcW w:w="852" w:type="dxa"/>
                    </w:tcPr>
                  </w:tcPrChange>
                </w:tcPr>
                <w:p w14:paraId="378C6B7E" w14:textId="77777777" w:rsidR="00C76D8F" w:rsidRPr="00302AD4" w:rsidRDefault="00C76D8F" w:rsidP="00C76D8F">
                  <w:pPr>
                    <w:rPr>
                      <w:ins w:id="1192" w:author="MSAR LEGAL" w:date="2025-04-14T09:59:00Z" w16du:dateUtc="2025-04-14T01:59:00Z"/>
                      <w:rFonts w:ascii="Arial" w:hAnsi="Arial" w:cs="Arial"/>
                      <w:sz w:val="16"/>
                      <w:szCs w:val="16"/>
                      <w:rPrChange w:id="1193" w:author="MSAR LEGAL" w:date="2025-04-14T10:18:00Z" w16du:dateUtc="2025-04-14T02:18:00Z">
                        <w:rPr>
                          <w:ins w:id="1194" w:author="MSAR LEGAL" w:date="2025-04-14T09:59:00Z" w16du:dateUtc="2025-04-14T01:59:00Z"/>
                          <w:rFonts w:ascii="Arial Narrow" w:hAnsi="Arial Narrow" w:cs="Arial"/>
                          <w:sz w:val="20"/>
                          <w:szCs w:val="20"/>
                        </w:rPr>
                      </w:rPrChange>
                    </w:rPr>
                  </w:pPr>
                  <w:ins w:id="1195" w:author="MSAR LEGAL" w:date="2025-04-14T09:59:00Z" w16du:dateUtc="2025-04-14T01:59:00Z">
                    <w:r w:rsidRPr="00302AD4">
                      <w:rPr>
                        <w:rFonts w:ascii="Arial" w:hAnsi="Arial" w:cs="Arial"/>
                        <w:sz w:val="16"/>
                        <w:szCs w:val="16"/>
                        <w:rPrChange w:id="1196" w:author="MSAR LEGAL" w:date="2025-04-14T10:18:00Z" w16du:dateUtc="2025-04-14T02:18:00Z">
                          <w:rPr>
                            <w:rFonts w:ascii="Arial Narrow" w:hAnsi="Arial Narrow" w:cs="Arial"/>
                            <w:sz w:val="20"/>
                            <w:szCs w:val="20"/>
                          </w:rPr>
                        </w:rPrChange>
                      </w:rPr>
                      <w:t>Email</w:t>
                    </w:r>
                  </w:ins>
                </w:p>
              </w:tc>
              <w:tc>
                <w:tcPr>
                  <w:tcW w:w="2213" w:type="dxa"/>
                  <w:tcPrChange w:id="1197" w:author="MKS CQS" w:date="2025-04-15T12:40:00Z" w16du:dateUtc="2025-04-15T04:40:00Z">
                    <w:tcPr>
                      <w:tcW w:w="2213" w:type="dxa"/>
                    </w:tcPr>
                  </w:tcPrChange>
                </w:tcPr>
                <w:p w14:paraId="2104A0E9" w14:textId="77A70301" w:rsidR="00C76D8F" w:rsidRPr="00302AD4" w:rsidRDefault="00C76D8F" w:rsidP="00C76D8F">
                  <w:pPr>
                    <w:rPr>
                      <w:ins w:id="1198" w:author="MSAR LEGAL" w:date="2025-04-14T09:59:00Z" w16du:dateUtc="2025-04-14T01:59:00Z"/>
                      <w:rFonts w:ascii="Arial" w:hAnsi="Arial" w:cs="Arial"/>
                      <w:sz w:val="16"/>
                      <w:szCs w:val="16"/>
                      <w:rPrChange w:id="1199" w:author="MSAR LEGAL" w:date="2025-04-14T10:18:00Z" w16du:dateUtc="2025-04-14T02:18:00Z">
                        <w:rPr>
                          <w:ins w:id="1200" w:author="MSAR LEGAL" w:date="2025-04-14T09:59:00Z" w16du:dateUtc="2025-04-14T01:59:00Z"/>
                          <w:rFonts w:ascii="Arial Narrow" w:hAnsi="Arial Narrow" w:cs="Arial"/>
                          <w:sz w:val="20"/>
                          <w:szCs w:val="20"/>
                        </w:rPr>
                      </w:rPrChange>
                    </w:rPr>
                  </w:pPr>
                </w:p>
              </w:tc>
              <w:tc>
                <w:tcPr>
                  <w:tcW w:w="1719" w:type="dxa"/>
                  <w:tcPrChange w:id="1201" w:author="MKS CQS" w:date="2025-04-15T12:40:00Z" w16du:dateUtc="2025-04-15T04:40:00Z">
                    <w:tcPr>
                      <w:tcW w:w="1719" w:type="dxa"/>
                    </w:tcPr>
                  </w:tcPrChange>
                </w:tcPr>
                <w:p w14:paraId="499DBFD8" w14:textId="7B3E20FC" w:rsidR="00C76D8F" w:rsidRPr="00302AD4" w:rsidRDefault="00C76D8F" w:rsidP="00C76D8F">
                  <w:pPr>
                    <w:rPr>
                      <w:ins w:id="1202" w:author="MSAR LEGAL" w:date="2025-04-14T09:59:00Z" w16du:dateUtc="2025-04-14T01:59:00Z"/>
                      <w:rFonts w:ascii="Arial" w:hAnsi="Arial" w:cs="Arial"/>
                      <w:sz w:val="16"/>
                      <w:szCs w:val="16"/>
                      <w:rPrChange w:id="1203" w:author="MSAR LEGAL" w:date="2025-04-14T10:18:00Z" w16du:dateUtc="2025-04-14T02:18:00Z">
                        <w:rPr>
                          <w:ins w:id="1204" w:author="MSAR LEGAL" w:date="2025-04-14T09:59:00Z" w16du:dateUtc="2025-04-14T01:59:00Z"/>
                          <w:rFonts w:ascii="Arial Narrow" w:hAnsi="Arial Narrow" w:cs="Arial"/>
                          <w:sz w:val="20"/>
                          <w:szCs w:val="20"/>
                        </w:rPr>
                      </w:rPrChange>
                    </w:rPr>
                  </w:pPr>
                </w:p>
              </w:tc>
            </w:tr>
            <w:tr w:rsidR="00C76D8F" w:rsidRPr="00302AD4" w14:paraId="66B64AEA" w14:textId="77777777" w:rsidTr="004E0061">
              <w:trPr>
                <w:trHeight w:val="440"/>
                <w:ins w:id="1205" w:author="MSAR LEGAL" w:date="2025-04-14T09:59:00Z"/>
                <w:trPrChange w:id="1206" w:author="MKS CQS" w:date="2025-04-15T12:40:00Z" w16du:dateUtc="2025-04-15T04:40:00Z">
                  <w:trPr>
                    <w:trHeight w:val="784"/>
                  </w:trPr>
                </w:trPrChange>
              </w:trPr>
              <w:tc>
                <w:tcPr>
                  <w:tcW w:w="1791" w:type="dxa"/>
                  <w:vMerge/>
                  <w:shd w:val="clear" w:color="auto" w:fill="D9E2F3" w:themeFill="accent1" w:themeFillTint="33"/>
                  <w:tcPrChange w:id="1207" w:author="MKS CQS" w:date="2025-04-15T12:40:00Z" w16du:dateUtc="2025-04-15T04:40:00Z">
                    <w:tcPr>
                      <w:tcW w:w="1791" w:type="dxa"/>
                      <w:vMerge/>
                      <w:shd w:val="clear" w:color="auto" w:fill="D9E2F3" w:themeFill="accent1" w:themeFillTint="33"/>
                    </w:tcPr>
                  </w:tcPrChange>
                </w:tcPr>
                <w:p w14:paraId="748039B2" w14:textId="77777777" w:rsidR="00C76D8F" w:rsidRPr="00302AD4" w:rsidRDefault="00C76D8F" w:rsidP="00C76D8F">
                  <w:pPr>
                    <w:rPr>
                      <w:ins w:id="1208" w:author="MSAR LEGAL" w:date="2025-04-14T09:59:00Z" w16du:dateUtc="2025-04-14T01:59:00Z"/>
                      <w:rFonts w:ascii="Arial" w:hAnsi="Arial" w:cs="Arial"/>
                      <w:sz w:val="16"/>
                      <w:szCs w:val="16"/>
                      <w:rPrChange w:id="1209" w:author="MSAR LEGAL" w:date="2025-04-14T10:18:00Z" w16du:dateUtc="2025-04-14T02:18:00Z">
                        <w:rPr>
                          <w:ins w:id="1210" w:author="MSAR LEGAL" w:date="2025-04-14T09:59:00Z" w16du:dateUtc="2025-04-14T01:59:00Z"/>
                          <w:rFonts w:ascii="Arial Narrow" w:hAnsi="Arial Narrow" w:cs="Arial"/>
                          <w:sz w:val="20"/>
                          <w:szCs w:val="20"/>
                        </w:rPr>
                      </w:rPrChange>
                    </w:rPr>
                  </w:pPr>
                </w:p>
              </w:tc>
              <w:tc>
                <w:tcPr>
                  <w:tcW w:w="1055" w:type="dxa"/>
                  <w:vMerge/>
                  <w:tcPrChange w:id="1211" w:author="MKS CQS" w:date="2025-04-15T12:40:00Z" w16du:dateUtc="2025-04-15T04:40:00Z">
                    <w:tcPr>
                      <w:tcW w:w="1055" w:type="dxa"/>
                      <w:vMerge/>
                    </w:tcPr>
                  </w:tcPrChange>
                </w:tcPr>
                <w:p w14:paraId="76325EDE" w14:textId="77777777" w:rsidR="00C76D8F" w:rsidRPr="00302AD4" w:rsidRDefault="00C76D8F" w:rsidP="00C76D8F">
                  <w:pPr>
                    <w:rPr>
                      <w:ins w:id="1212" w:author="MSAR LEGAL" w:date="2025-04-14T09:59:00Z" w16du:dateUtc="2025-04-14T01:59:00Z"/>
                      <w:rFonts w:ascii="Arial" w:hAnsi="Arial" w:cs="Arial"/>
                      <w:sz w:val="16"/>
                      <w:szCs w:val="16"/>
                      <w:rPrChange w:id="1213" w:author="MSAR LEGAL" w:date="2025-04-14T10:18:00Z" w16du:dateUtc="2025-04-14T02:18:00Z">
                        <w:rPr>
                          <w:ins w:id="1214" w:author="MSAR LEGAL" w:date="2025-04-14T09:59:00Z" w16du:dateUtc="2025-04-14T01:59:00Z"/>
                          <w:rFonts w:ascii="Arial Narrow" w:hAnsi="Arial Narrow" w:cs="Arial"/>
                          <w:sz w:val="20"/>
                          <w:szCs w:val="20"/>
                        </w:rPr>
                      </w:rPrChange>
                    </w:rPr>
                  </w:pPr>
                </w:p>
              </w:tc>
              <w:tc>
                <w:tcPr>
                  <w:tcW w:w="2514" w:type="dxa"/>
                  <w:vMerge/>
                  <w:tcPrChange w:id="1215" w:author="MKS CQS" w:date="2025-04-15T12:40:00Z" w16du:dateUtc="2025-04-15T04:40:00Z">
                    <w:tcPr>
                      <w:tcW w:w="2514" w:type="dxa"/>
                      <w:vMerge/>
                    </w:tcPr>
                  </w:tcPrChange>
                </w:tcPr>
                <w:p w14:paraId="056E5892" w14:textId="77777777" w:rsidR="00C76D8F" w:rsidRPr="00302AD4" w:rsidRDefault="00C76D8F" w:rsidP="00C76D8F">
                  <w:pPr>
                    <w:rPr>
                      <w:ins w:id="1216" w:author="MSAR LEGAL" w:date="2025-04-14T09:59:00Z" w16du:dateUtc="2025-04-14T01:59:00Z"/>
                      <w:rFonts w:ascii="Arial" w:hAnsi="Arial" w:cs="Arial"/>
                      <w:sz w:val="16"/>
                      <w:szCs w:val="16"/>
                      <w:rPrChange w:id="1217" w:author="MSAR LEGAL" w:date="2025-04-14T10:18:00Z" w16du:dateUtc="2025-04-14T02:18:00Z">
                        <w:rPr>
                          <w:ins w:id="1218" w:author="MSAR LEGAL" w:date="2025-04-14T09:59:00Z" w16du:dateUtc="2025-04-14T01:59:00Z"/>
                          <w:rFonts w:ascii="Arial Narrow" w:hAnsi="Arial Narrow" w:cs="Arial"/>
                          <w:sz w:val="20"/>
                          <w:szCs w:val="20"/>
                        </w:rPr>
                      </w:rPrChange>
                    </w:rPr>
                  </w:pPr>
                </w:p>
              </w:tc>
              <w:tc>
                <w:tcPr>
                  <w:tcW w:w="852" w:type="dxa"/>
                  <w:tcPrChange w:id="1219" w:author="MKS CQS" w:date="2025-04-15T12:40:00Z" w16du:dateUtc="2025-04-15T04:40:00Z">
                    <w:tcPr>
                      <w:tcW w:w="852" w:type="dxa"/>
                    </w:tcPr>
                  </w:tcPrChange>
                </w:tcPr>
                <w:p w14:paraId="75489E7F" w14:textId="77777777" w:rsidR="00C76D8F" w:rsidRPr="00302AD4" w:rsidRDefault="00C76D8F" w:rsidP="00C76D8F">
                  <w:pPr>
                    <w:rPr>
                      <w:ins w:id="1220" w:author="MSAR LEGAL" w:date="2025-04-14T09:59:00Z" w16du:dateUtc="2025-04-14T01:59:00Z"/>
                      <w:rFonts w:ascii="Arial" w:hAnsi="Arial" w:cs="Arial"/>
                      <w:sz w:val="16"/>
                      <w:szCs w:val="16"/>
                      <w:rPrChange w:id="1221" w:author="MSAR LEGAL" w:date="2025-04-14T10:18:00Z" w16du:dateUtc="2025-04-14T02:18:00Z">
                        <w:rPr>
                          <w:ins w:id="1222" w:author="MSAR LEGAL" w:date="2025-04-14T09:59:00Z" w16du:dateUtc="2025-04-14T01:59:00Z"/>
                          <w:rFonts w:ascii="Arial Narrow" w:hAnsi="Arial Narrow" w:cs="Arial"/>
                          <w:sz w:val="20"/>
                          <w:szCs w:val="20"/>
                        </w:rPr>
                      </w:rPrChange>
                    </w:rPr>
                  </w:pPr>
                  <w:ins w:id="1223" w:author="MSAR LEGAL" w:date="2025-04-14T09:59:00Z" w16du:dateUtc="2025-04-14T01:59:00Z">
                    <w:r w:rsidRPr="00302AD4">
                      <w:rPr>
                        <w:rFonts w:ascii="Arial" w:hAnsi="Arial" w:cs="Arial"/>
                        <w:sz w:val="16"/>
                        <w:szCs w:val="16"/>
                        <w:rPrChange w:id="1224" w:author="MSAR LEGAL" w:date="2025-04-14T10:18:00Z" w16du:dateUtc="2025-04-14T02:18:00Z">
                          <w:rPr>
                            <w:rFonts w:ascii="Arial Narrow" w:hAnsi="Arial Narrow" w:cs="Arial"/>
                            <w:sz w:val="20"/>
                            <w:szCs w:val="20"/>
                          </w:rPr>
                        </w:rPrChange>
                      </w:rPr>
                      <w:t>Phone</w:t>
                    </w:r>
                  </w:ins>
                </w:p>
              </w:tc>
              <w:tc>
                <w:tcPr>
                  <w:tcW w:w="2213" w:type="dxa"/>
                  <w:tcPrChange w:id="1225" w:author="MKS CQS" w:date="2025-04-15T12:40:00Z" w16du:dateUtc="2025-04-15T04:40:00Z">
                    <w:tcPr>
                      <w:tcW w:w="2213" w:type="dxa"/>
                    </w:tcPr>
                  </w:tcPrChange>
                </w:tcPr>
                <w:p w14:paraId="7DF55695" w14:textId="5AC5913E" w:rsidR="00C76D8F" w:rsidRPr="00302AD4" w:rsidRDefault="00C76D8F" w:rsidP="00C76D8F">
                  <w:pPr>
                    <w:rPr>
                      <w:ins w:id="1226" w:author="MSAR LEGAL" w:date="2025-04-14T09:59:00Z" w16du:dateUtc="2025-04-14T01:59:00Z"/>
                      <w:rFonts w:ascii="Arial" w:hAnsi="Arial" w:cs="Arial"/>
                      <w:sz w:val="16"/>
                      <w:szCs w:val="16"/>
                      <w:rPrChange w:id="1227" w:author="MSAR LEGAL" w:date="2025-04-14T10:18:00Z" w16du:dateUtc="2025-04-14T02:18:00Z">
                        <w:rPr>
                          <w:ins w:id="1228" w:author="MSAR LEGAL" w:date="2025-04-14T09:59:00Z" w16du:dateUtc="2025-04-14T01:59:00Z"/>
                          <w:rFonts w:ascii="Arial Narrow" w:hAnsi="Arial Narrow" w:cs="Arial"/>
                          <w:sz w:val="20"/>
                          <w:szCs w:val="20"/>
                        </w:rPr>
                      </w:rPrChange>
                    </w:rPr>
                  </w:pPr>
                </w:p>
              </w:tc>
              <w:tc>
                <w:tcPr>
                  <w:tcW w:w="1719" w:type="dxa"/>
                  <w:tcPrChange w:id="1229" w:author="MKS CQS" w:date="2025-04-15T12:40:00Z" w16du:dateUtc="2025-04-15T04:40:00Z">
                    <w:tcPr>
                      <w:tcW w:w="1719" w:type="dxa"/>
                    </w:tcPr>
                  </w:tcPrChange>
                </w:tcPr>
                <w:p w14:paraId="48079A46" w14:textId="0AD0A861" w:rsidR="00C76D8F" w:rsidRPr="00302AD4" w:rsidRDefault="00C76D8F" w:rsidP="00C76D8F">
                  <w:pPr>
                    <w:rPr>
                      <w:ins w:id="1230" w:author="MSAR LEGAL" w:date="2025-04-14T09:59:00Z" w16du:dateUtc="2025-04-14T01:59:00Z"/>
                      <w:rFonts w:ascii="Arial" w:hAnsi="Arial" w:cs="Arial"/>
                      <w:sz w:val="16"/>
                      <w:szCs w:val="16"/>
                      <w:rPrChange w:id="1231" w:author="MSAR LEGAL" w:date="2025-04-14T10:18:00Z" w16du:dateUtc="2025-04-14T02:18:00Z">
                        <w:rPr>
                          <w:ins w:id="1232" w:author="MSAR LEGAL" w:date="2025-04-14T09:59:00Z" w16du:dateUtc="2025-04-14T01:59:00Z"/>
                          <w:rFonts w:ascii="Arial Narrow" w:hAnsi="Arial Narrow" w:cs="Arial"/>
                          <w:sz w:val="20"/>
                          <w:szCs w:val="20"/>
                        </w:rPr>
                      </w:rPrChange>
                    </w:rPr>
                  </w:pPr>
                </w:p>
              </w:tc>
            </w:tr>
          </w:tbl>
          <w:p w14:paraId="0B82EA9F" w14:textId="77777777" w:rsidR="00C76D8F" w:rsidRPr="00302AD4" w:rsidRDefault="00C76D8F" w:rsidP="00C76D8F">
            <w:pPr>
              <w:spacing w:line="240" w:lineRule="auto"/>
              <w:rPr>
                <w:ins w:id="1233" w:author="MSAR LEGAL" w:date="2025-04-14T10:01:00Z" w16du:dateUtc="2025-04-14T02:01:00Z"/>
                <w:rFonts w:ascii="Arial" w:hAnsi="Arial" w:cs="Arial"/>
                <w:b/>
                <w:sz w:val="16"/>
                <w:szCs w:val="16"/>
                <w:rPrChange w:id="1234" w:author="MSAR LEGAL" w:date="2025-04-14T10:18:00Z" w16du:dateUtc="2025-04-14T02:18:00Z">
                  <w:rPr>
                    <w:ins w:id="1235" w:author="MSAR LEGAL" w:date="2025-04-14T10:01:00Z" w16du:dateUtc="2025-04-14T02:01:00Z"/>
                    <w:b/>
                    <w:sz w:val="20"/>
                  </w:rPr>
                </w:rPrChange>
              </w:rPr>
            </w:pPr>
          </w:p>
          <w:p w14:paraId="20EF0821" w14:textId="77777777" w:rsidR="00C76D8F" w:rsidRPr="00302AD4" w:rsidRDefault="00C76D8F" w:rsidP="00C76D8F">
            <w:pPr>
              <w:rPr>
                <w:ins w:id="1236" w:author="MSAR LEGAL" w:date="2025-04-14T10:01:00Z" w16du:dateUtc="2025-04-14T02:01:00Z"/>
                <w:rFonts w:ascii="Arial" w:hAnsi="Arial" w:cs="Arial"/>
                <w:sz w:val="16"/>
                <w:szCs w:val="16"/>
                <w:rPrChange w:id="1237" w:author="MSAR LEGAL" w:date="2025-04-14T10:18:00Z" w16du:dateUtc="2025-04-14T02:18:00Z">
                  <w:rPr>
                    <w:ins w:id="1238" w:author="MSAR LEGAL" w:date="2025-04-14T10:01:00Z" w16du:dateUtc="2025-04-14T02:01:00Z"/>
                    <w:rFonts w:ascii="Arial Narrow" w:hAnsi="Arial Narrow" w:cs="Arial"/>
                    <w:sz w:val="20"/>
                    <w:szCs w:val="20"/>
                  </w:rPr>
                </w:rPrChange>
              </w:rPr>
            </w:pPr>
            <w:ins w:id="1239" w:author="MSAR LEGAL" w:date="2025-04-14T10:01:00Z" w16du:dateUtc="2025-04-14T02:01:00Z">
              <w:r w:rsidRPr="00302AD4">
                <w:rPr>
                  <w:rFonts w:ascii="Arial" w:hAnsi="Arial" w:cs="Arial"/>
                  <w:sz w:val="16"/>
                  <w:szCs w:val="16"/>
                  <w:rPrChange w:id="1240" w:author="MSAR LEGAL" w:date="2025-04-14T10:18:00Z" w16du:dateUtc="2025-04-14T02:18:00Z">
                    <w:rPr>
                      <w:rFonts w:ascii="Arial Narrow" w:hAnsi="Arial Narrow" w:cs="Arial"/>
                      <w:sz w:val="20"/>
                      <w:szCs w:val="20"/>
                    </w:rPr>
                  </w:rPrChange>
                </w:rPr>
                <w:t>Please provide the Company’s banking details as follows.</w:t>
              </w:r>
            </w:ins>
          </w:p>
          <w:tbl>
            <w:tblPr>
              <w:tblStyle w:val="TableGrid0"/>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Change w:id="1241" w:author="MKS CQS" w:date="2025-04-15T12:40:00Z" w16du:dateUtc="2025-04-15T04:40:00Z">
                <w:tblPr>
                  <w:tblStyle w:val="TableGrid0"/>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PrChange>
            </w:tblPr>
            <w:tblGrid>
              <w:gridCol w:w="1880"/>
              <w:gridCol w:w="4098"/>
              <w:gridCol w:w="2244"/>
              <w:tblGridChange w:id="1242">
                <w:tblGrid>
                  <w:gridCol w:w="1880"/>
                  <w:gridCol w:w="682"/>
                  <w:gridCol w:w="3416"/>
                  <w:gridCol w:w="2244"/>
                </w:tblGrid>
              </w:tblGridChange>
            </w:tblGrid>
            <w:tr w:rsidR="00C76D8F" w:rsidRPr="00302AD4" w14:paraId="338B0664" w14:textId="77777777" w:rsidTr="004E0061">
              <w:trPr>
                <w:trHeight w:val="341"/>
                <w:ins w:id="1243" w:author="MSAR LEGAL" w:date="2025-04-14T10:01:00Z"/>
                <w:trPrChange w:id="1244" w:author="MKS CQS" w:date="2025-04-15T12:40:00Z" w16du:dateUtc="2025-04-15T04:40:00Z">
                  <w:trPr>
                    <w:trHeight w:val="811"/>
                  </w:trPr>
                </w:trPrChange>
              </w:trPr>
              <w:tc>
                <w:tcPr>
                  <w:tcW w:w="1880" w:type="dxa"/>
                  <w:shd w:val="clear" w:color="auto" w:fill="D9E2F3" w:themeFill="accent1" w:themeFillTint="33"/>
                  <w:tcPrChange w:id="1245" w:author="MKS CQS" w:date="2025-04-15T12:40:00Z" w16du:dateUtc="2025-04-15T04:40:00Z">
                    <w:tcPr>
                      <w:tcW w:w="2562" w:type="dxa"/>
                      <w:gridSpan w:val="2"/>
                      <w:shd w:val="clear" w:color="auto" w:fill="D9E2F3" w:themeFill="accent1" w:themeFillTint="33"/>
                    </w:tcPr>
                  </w:tcPrChange>
                </w:tcPr>
                <w:p w14:paraId="0D17A4EC" w14:textId="77777777" w:rsidR="00C76D8F" w:rsidRPr="00302AD4" w:rsidRDefault="00C76D8F" w:rsidP="00C76D8F">
                  <w:pPr>
                    <w:jc w:val="center"/>
                    <w:rPr>
                      <w:ins w:id="1246" w:author="MSAR LEGAL" w:date="2025-04-14T10:01:00Z" w16du:dateUtc="2025-04-14T02:01:00Z"/>
                      <w:rFonts w:ascii="Arial" w:hAnsi="Arial" w:cs="Arial"/>
                      <w:b/>
                      <w:bCs/>
                      <w:sz w:val="16"/>
                      <w:szCs w:val="16"/>
                      <w:rPrChange w:id="1247" w:author="MSAR LEGAL" w:date="2025-04-14T10:18:00Z" w16du:dateUtc="2025-04-14T02:18:00Z">
                        <w:rPr>
                          <w:ins w:id="1248" w:author="MSAR LEGAL" w:date="2025-04-14T10:01:00Z" w16du:dateUtc="2025-04-14T02:01:00Z"/>
                          <w:rFonts w:ascii="Arial Narrow" w:hAnsi="Arial Narrow" w:cs="Arial"/>
                          <w:b/>
                          <w:bCs/>
                          <w:sz w:val="20"/>
                          <w:szCs w:val="20"/>
                        </w:rPr>
                      </w:rPrChange>
                    </w:rPr>
                  </w:pPr>
                  <w:ins w:id="1249" w:author="MSAR LEGAL" w:date="2025-04-14T10:01:00Z" w16du:dateUtc="2025-04-14T02:01:00Z">
                    <w:r w:rsidRPr="00302AD4">
                      <w:rPr>
                        <w:rFonts w:ascii="Arial" w:hAnsi="Arial" w:cs="Arial"/>
                        <w:b/>
                        <w:bCs/>
                        <w:sz w:val="16"/>
                        <w:szCs w:val="16"/>
                        <w:rPrChange w:id="1250" w:author="MSAR LEGAL" w:date="2025-04-14T10:18:00Z" w16du:dateUtc="2025-04-14T02:18:00Z">
                          <w:rPr>
                            <w:rFonts w:ascii="Arial Narrow" w:hAnsi="Arial Narrow" w:cs="Arial"/>
                            <w:b/>
                            <w:bCs/>
                            <w:sz w:val="20"/>
                            <w:szCs w:val="20"/>
                          </w:rPr>
                        </w:rPrChange>
                      </w:rPr>
                      <w:t>Name of the Bank</w:t>
                    </w:r>
                  </w:ins>
                </w:p>
              </w:tc>
              <w:tc>
                <w:tcPr>
                  <w:tcW w:w="4098" w:type="dxa"/>
                  <w:shd w:val="clear" w:color="auto" w:fill="D9E2F3" w:themeFill="accent1" w:themeFillTint="33"/>
                  <w:tcPrChange w:id="1251" w:author="MKS CQS" w:date="2025-04-15T12:40:00Z" w16du:dateUtc="2025-04-15T04:40:00Z">
                    <w:tcPr>
                      <w:tcW w:w="3416" w:type="dxa"/>
                      <w:shd w:val="clear" w:color="auto" w:fill="D9E2F3" w:themeFill="accent1" w:themeFillTint="33"/>
                    </w:tcPr>
                  </w:tcPrChange>
                </w:tcPr>
                <w:p w14:paraId="5F1E976C" w14:textId="77777777" w:rsidR="00C76D8F" w:rsidRPr="00302AD4" w:rsidRDefault="00C76D8F" w:rsidP="00C76D8F">
                  <w:pPr>
                    <w:jc w:val="center"/>
                    <w:rPr>
                      <w:ins w:id="1252" w:author="MSAR LEGAL" w:date="2025-04-14T10:01:00Z" w16du:dateUtc="2025-04-14T02:01:00Z"/>
                      <w:rFonts w:ascii="Arial" w:hAnsi="Arial" w:cs="Arial"/>
                      <w:b/>
                      <w:bCs/>
                      <w:sz w:val="16"/>
                      <w:szCs w:val="16"/>
                      <w:rPrChange w:id="1253" w:author="MSAR LEGAL" w:date="2025-04-14T10:18:00Z" w16du:dateUtc="2025-04-14T02:18:00Z">
                        <w:rPr>
                          <w:ins w:id="1254" w:author="MSAR LEGAL" w:date="2025-04-14T10:01:00Z" w16du:dateUtc="2025-04-14T02:01:00Z"/>
                          <w:rFonts w:ascii="Arial Narrow" w:hAnsi="Arial Narrow" w:cs="Arial"/>
                          <w:b/>
                          <w:bCs/>
                          <w:sz w:val="20"/>
                          <w:szCs w:val="20"/>
                        </w:rPr>
                      </w:rPrChange>
                    </w:rPr>
                  </w:pPr>
                  <w:ins w:id="1255" w:author="MSAR LEGAL" w:date="2025-04-14T10:01:00Z" w16du:dateUtc="2025-04-14T02:01:00Z">
                    <w:r w:rsidRPr="00302AD4">
                      <w:rPr>
                        <w:rFonts w:ascii="Arial" w:hAnsi="Arial" w:cs="Arial"/>
                        <w:b/>
                        <w:bCs/>
                        <w:sz w:val="16"/>
                        <w:szCs w:val="16"/>
                        <w:rPrChange w:id="1256" w:author="MSAR LEGAL" w:date="2025-04-14T10:18:00Z" w16du:dateUtc="2025-04-14T02:18:00Z">
                          <w:rPr>
                            <w:rFonts w:ascii="Arial Narrow" w:hAnsi="Arial Narrow" w:cs="Arial"/>
                            <w:b/>
                            <w:bCs/>
                            <w:sz w:val="20"/>
                            <w:szCs w:val="20"/>
                          </w:rPr>
                        </w:rPrChange>
                      </w:rPr>
                      <w:t>Address of the Bank</w:t>
                    </w:r>
                  </w:ins>
                </w:p>
              </w:tc>
              <w:tc>
                <w:tcPr>
                  <w:tcW w:w="2244" w:type="dxa"/>
                  <w:shd w:val="clear" w:color="auto" w:fill="D9E2F3" w:themeFill="accent1" w:themeFillTint="33"/>
                  <w:tcPrChange w:id="1257" w:author="MKS CQS" w:date="2025-04-15T12:40:00Z" w16du:dateUtc="2025-04-15T04:40:00Z">
                    <w:tcPr>
                      <w:tcW w:w="2244" w:type="dxa"/>
                      <w:shd w:val="clear" w:color="auto" w:fill="D9E2F3" w:themeFill="accent1" w:themeFillTint="33"/>
                    </w:tcPr>
                  </w:tcPrChange>
                </w:tcPr>
                <w:p w14:paraId="33A3F216" w14:textId="77777777" w:rsidR="00C76D8F" w:rsidRPr="00302AD4" w:rsidRDefault="00C76D8F" w:rsidP="00C76D8F">
                  <w:pPr>
                    <w:jc w:val="center"/>
                    <w:rPr>
                      <w:ins w:id="1258" w:author="MSAR LEGAL" w:date="2025-04-14T10:01:00Z" w16du:dateUtc="2025-04-14T02:01:00Z"/>
                      <w:rFonts w:ascii="Arial" w:hAnsi="Arial" w:cs="Arial"/>
                      <w:b/>
                      <w:bCs/>
                      <w:sz w:val="16"/>
                      <w:szCs w:val="16"/>
                      <w:rPrChange w:id="1259" w:author="MSAR LEGAL" w:date="2025-04-14T10:18:00Z" w16du:dateUtc="2025-04-14T02:18:00Z">
                        <w:rPr>
                          <w:ins w:id="1260" w:author="MSAR LEGAL" w:date="2025-04-14T10:01:00Z" w16du:dateUtc="2025-04-14T02:01:00Z"/>
                          <w:rFonts w:ascii="Arial Narrow" w:hAnsi="Arial Narrow" w:cs="Arial"/>
                          <w:b/>
                          <w:bCs/>
                          <w:sz w:val="20"/>
                          <w:szCs w:val="20"/>
                        </w:rPr>
                      </w:rPrChange>
                    </w:rPr>
                  </w:pPr>
                  <w:ins w:id="1261" w:author="MSAR LEGAL" w:date="2025-04-14T10:01:00Z" w16du:dateUtc="2025-04-14T02:01:00Z">
                    <w:r w:rsidRPr="00302AD4">
                      <w:rPr>
                        <w:rFonts w:ascii="Arial" w:hAnsi="Arial" w:cs="Arial"/>
                        <w:b/>
                        <w:bCs/>
                        <w:sz w:val="16"/>
                        <w:szCs w:val="16"/>
                        <w:rPrChange w:id="1262" w:author="MSAR LEGAL" w:date="2025-04-14T10:18:00Z" w16du:dateUtc="2025-04-14T02:18:00Z">
                          <w:rPr>
                            <w:rFonts w:ascii="Arial Narrow" w:hAnsi="Arial Narrow" w:cs="Arial"/>
                            <w:b/>
                            <w:bCs/>
                            <w:sz w:val="20"/>
                            <w:szCs w:val="20"/>
                          </w:rPr>
                        </w:rPrChange>
                      </w:rPr>
                      <w:t>SWIFT Code</w:t>
                    </w:r>
                  </w:ins>
                </w:p>
              </w:tc>
            </w:tr>
            <w:tr w:rsidR="00C76D8F" w:rsidRPr="00302AD4" w14:paraId="4233CDF8" w14:textId="77777777" w:rsidTr="004E0061">
              <w:trPr>
                <w:trHeight w:val="382"/>
                <w:ins w:id="1263" w:author="MSAR LEGAL" w:date="2025-04-14T10:01:00Z"/>
                <w:trPrChange w:id="1264" w:author="MKS CQS" w:date="2025-04-15T12:40:00Z" w16du:dateUtc="2025-04-15T04:40:00Z">
                  <w:trPr>
                    <w:trHeight w:val="382"/>
                  </w:trPr>
                </w:trPrChange>
              </w:trPr>
              <w:tc>
                <w:tcPr>
                  <w:tcW w:w="1880" w:type="dxa"/>
                  <w:tcPrChange w:id="1265" w:author="MKS CQS" w:date="2025-04-15T12:40:00Z" w16du:dateUtc="2025-04-15T04:40:00Z">
                    <w:tcPr>
                      <w:tcW w:w="2562" w:type="dxa"/>
                      <w:gridSpan w:val="2"/>
                    </w:tcPr>
                  </w:tcPrChange>
                </w:tcPr>
                <w:p w14:paraId="77810058" w14:textId="5BB13339" w:rsidR="00C76D8F" w:rsidRPr="00302AD4" w:rsidRDefault="00C76D8F" w:rsidP="00C76D8F">
                  <w:pPr>
                    <w:rPr>
                      <w:ins w:id="1266" w:author="MSAR LEGAL" w:date="2025-04-14T10:01:00Z" w16du:dateUtc="2025-04-14T02:01:00Z"/>
                      <w:rFonts w:ascii="Arial" w:hAnsi="Arial" w:cs="Arial"/>
                      <w:sz w:val="16"/>
                      <w:szCs w:val="16"/>
                      <w:rPrChange w:id="1267" w:author="MSAR LEGAL" w:date="2025-04-14T10:18:00Z" w16du:dateUtc="2025-04-14T02:18:00Z">
                        <w:rPr>
                          <w:ins w:id="1268" w:author="MSAR LEGAL" w:date="2025-04-14T10:01:00Z" w16du:dateUtc="2025-04-14T02:01:00Z"/>
                          <w:rFonts w:ascii="Arial Narrow" w:hAnsi="Arial Narrow" w:cs="Arial"/>
                          <w:sz w:val="20"/>
                          <w:szCs w:val="20"/>
                        </w:rPr>
                      </w:rPrChange>
                    </w:rPr>
                  </w:pPr>
                </w:p>
              </w:tc>
              <w:tc>
                <w:tcPr>
                  <w:tcW w:w="4098" w:type="dxa"/>
                  <w:tcPrChange w:id="1269" w:author="MKS CQS" w:date="2025-04-15T12:40:00Z" w16du:dateUtc="2025-04-15T04:40:00Z">
                    <w:tcPr>
                      <w:tcW w:w="3416" w:type="dxa"/>
                    </w:tcPr>
                  </w:tcPrChange>
                </w:tcPr>
                <w:p w14:paraId="2AF71DE4" w14:textId="3B0C0F4F" w:rsidR="00C76D8F" w:rsidRPr="00302AD4" w:rsidRDefault="00C76D8F" w:rsidP="00C76D8F">
                  <w:pPr>
                    <w:rPr>
                      <w:ins w:id="1270" w:author="MSAR LEGAL" w:date="2025-04-14T10:01:00Z" w16du:dateUtc="2025-04-14T02:01:00Z"/>
                      <w:rFonts w:ascii="Arial" w:hAnsi="Arial" w:cs="Arial"/>
                      <w:sz w:val="16"/>
                      <w:szCs w:val="16"/>
                      <w:rPrChange w:id="1271" w:author="MSAR LEGAL" w:date="2025-04-14T10:18:00Z" w16du:dateUtc="2025-04-14T02:18:00Z">
                        <w:rPr>
                          <w:ins w:id="1272" w:author="MSAR LEGAL" w:date="2025-04-14T10:01:00Z" w16du:dateUtc="2025-04-14T02:01:00Z"/>
                          <w:rFonts w:ascii="Arial Narrow" w:hAnsi="Arial Narrow" w:cs="Arial"/>
                          <w:sz w:val="20"/>
                          <w:szCs w:val="20"/>
                        </w:rPr>
                      </w:rPrChange>
                    </w:rPr>
                  </w:pPr>
                </w:p>
              </w:tc>
              <w:tc>
                <w:tcPr>
                  <w:tcW w:w="2244" w:type="dxa"/>
                  <w:tcPrChange w:id="1273" w:author="MKS CQS" w:date="2025-04-15T12:40:00Z" w16du:dateUtc="2025-04-15T04:40:00Z">
                    <w:tcPr>
                      <w:tcW w:w="2244" w:type="dxa"/>
                    </w:tcPr>
                  </w:tcPrChange>
                </w:tcPr>
                <w:p w14:paraId="65427949" w14:textId="6442452B" w:rsidR="00C76D8F" w:rsidRPr="00302AD4" w:rsidRDefault="00C76D8F" w:rsidP="00C76D8F">
                  <w:pPr>
                    <w:rPr>
                      <w:ins w:id="1274" w:author="MSAR LEGAL" w:date="2025-04-14T10:01:00Z" w16du:dateUtc="2025-04-14T02:01:00Z"/>
                      <w:rFonts w:ascii="Arial" w:hAnsi="Arial" w:cs="Arial"/>
                      <w:sz w:val="16"/>
                      <w:szCs w:val="16"/>
                      <w:rPrChange w:id="1275" w:author="MSAR LEGAL" w:date="2025-04-14T10:18:00Z" w16du:dateUtc="2025-04-14T02:18:00Z">
                        <w:rPr>
                          <w:ins w:id="1276" w:author="MSAR LEGAL" w:date="2025-04-14T10:01:00Z" w16du:dateUtc="2025-04-14T02:01:00Z"/>
                          <w:rFonts w:ascii="Arial Narrow" w:hAnsi="Arial Narrow" w:cs="Arial"/>
                          <w:sz w:val="20"/>
                          <w:szCs w:val="20"/>
                        </w:rPr>
                      </w:rPrChange>
                    </w:rPr>
                  </w:pPr>
                </w:p>
              </w:tc>
            </w:tr>
            <w:tr w:rsidR="00A20B03" w:rsidRPr="00A20B03" w14:paraId="2DA9BB44" w14:textId="77777777" w:rsidTr="004E0061">
              <w:trPr>
                <w:trHeight w:val="382"/>
                <w:ins w:id="1277" w:author="MSAR LEGAL" w:date="2025-04-14T10:19:00Z"/>
                <w:trPrChange w:id="1278" w:author="MKS CQS" w:date="2025-04-15T12:40:00Z" w16du:dateUtc="2025-04-15T04:40:00Z">
                  <w:trPr>
                    <w:trHeight w:val="382"/>
                  </w:trPr>
                </w:trPrChange>
              </w:trPr>
              <w:tc>
                <w:tcPr>
                  <w:tcW w:w="1880" w:type="dxa"/>
                  <w:tcPrChange w:id="1279" w:author="MKS CQS" w:date="2025-04-15T12:40:00Z" w16du:dateUtc="2025-04-15T04:40:00Z">
                    <w:tcPr>
                      <w:tcW w:w="2562" w:type="dxa"/>
                      <w:gridSpan w:val="2"/>
                    </w:tcPr>
                  </w:tcPrChange>
                </w:tcPr>
                <w:p w14:paraId="5744EC0C" w14:textId="77777777" w:rsidR="00A20B03" w:rsidRPr="00A20B03" w:rsidRDefault="00A20B03" w:rsidP="00C76D8F">
                  <w:pPr>
                    <w:rPr>
                      <w:ins w:id="1280" w:author="MSAR LEGAL" w:date="2025-04-14T10:19:00Z" w16du:dateUtc="2025-04-14T02:19:00Z"/>
                      <w:rFonts w:ascii="Arial" w:hAnsi="Arial" w:cs="Arial"/>
                      <w:sz w:val="16"/>
                      <w:szCs w:val="16"/>
                    </w:rPr>
                  </w:pPr>
                </w:p>
              </w:tc>
              <w:tc>
                <w:tcPr>
                  <w:tcW w:w="4098" w:type="dxa"/>
                  <w:tcPrChange w:id="1281" w:author="MKS CQS" w:date="2025-04-15T12:40:00Z" w16du:dateUtc="2025-04-15T04:40:00Z">
                    <w:tcPr>
                      <w:tcW w:w="3416" w:type="dxa"/>
                    </w:tcPr>
                  </w:tcPrChange>
                </w:tcPr>
                <w:p w14:paraId="0A206C3E" w14:textId="77777777" w:rsidR="00A20B03" w:rsidRPr="00A20B03" w:rsidRDefault="00A20B03" w:rsidP="00C76D8F">
                  <w:pPr>
                    <w:rPr>
                      <w:ins w:id="1282" w:author="MSAR LEGAL" w:date="2025-04-14T10:19:00Z" w16du:dateUtc="2025-04-14T02:19:00Z"/>
                      <w:rFonts w:ascii="Arial" w:hAnsi="Arial" w:cs="Arial"/>
                      <w:sz w:val="16"/>
                      <w:szCs w:val="16"/>
                    </w:rPr>
                  </w:pPr>
                </w:p>
              </w:tc>
              <w:tc>
                <w:tcPr>
                  <w:tcW w:w="2244" w:type="dxa"/>
                  <w:tcPrChange w:id="1283" w:author="MKS CQS" w:date="2025-04-15T12:40:00Z" w16du:dateUtc="2025-04-15T04:40:00Z">
                    <w:tcPr>
                      <w:tcW w:w="2244" w:type="dxa"/>
                    </w:tcPr>
                  </w:tcPrChange>
                </w:tcPr>
                <w:p w14:paraId="18E53EDF" w14:textId="77777777" w:rsidR="00A20B03" w:rsidRPr="00A20B03" w:rsidRDefault="00A20B03" w:rsidP="00C76D8F">
                  <w:pPr>
                    <w:rPr>
                      <w:ins w:id="1284" w:author="MSAR LEGAL" w:date="2025-04-14T10:19:00Z" w16du:dateUtc="2025-04-14T02:19:00Z"/>
                      <w:rFonts w:ascii="Arial" w:hAnsi="Arial" w:cs="Arial"/>
                      <w:sz w:val="16"/>
                      <w:szCs w:val="16"/>
                    </w:rPr>
                  </w:pPr>
                </w:p>
              </w:tc>
            </w:tr>
          </w:tbl>
          <w:p w14:paraId="3A38A3EF" w14:textId="6FE8AC3E" w:rsidR="00C76D8F" w:rsidRPr="00302AD4" w:rsidRDefault="00C76D8F" w:rsidP="00C76D8F">
            <w:pPr>
              <w:rPr>
                <w:ins w:id="1285" w:author="MSAR LEGAL" w:date="2025-04-14T10:01:00Z" w16du:dateUtc="2025-04-14T02:01:00Z"/>
                <w:rFonts w:ascii="Arial" w:hAnsi="Arial" w:cs="Arial"/>
                <w:sz w:val="16"/>
                <w:szCs w:val="16"/>
                <w:rPrChange w:id="1286" w:author="MSAR LEGAL" w:date="2025-04-14T10:18:00Z" w16du:dateUtc="2025-04-14T02:18:00Z">
                  <w:rPr>
                    <w:ins w:id="1287" w:author="MSAR LEGAL" w:date="2025-04-14T10:01:00Z" w16du:dateUtc="2025-04-14T02:01:00Z"/>
                    <w:rFonts w:ascii="Arial Narrow" w:hAnsi="Arial Narrow" w:cs="Arial"/>
                    <w:sz w:val="20"/>
                    <w:szCs w:val="20"/>
                  </w:rPr>
                </w:rPrChange>
              </w:rPr>
            </w:pPr>
            <w:ins w:id="1288" w:author="MSAR LEGAL" w:date="2025-04-14T10:01:00Z" w16du:dateUtc="2025-04-14T02:01:00Z">
              <w:r w:rsidRPr="00302AD4">
                <w:rPr>
                  <w:rFonts w:ascii="Arial" w:hAnsi="Arial" w:cs="Arial"/>
                  <w:sz w:val="16"/>
                  <w:szCs w:val="16"/>
                  <w:rPrChange w:id="1289" w:author="MSAR LEGAL" w:date="2025-04-14T10:18:00Z" w16du:dateUtc="2025-04-14T02:18:00Z">
                    <w:rPr>
                      <w:rFonts w:ascii="Arial Narrow" w:hAnsi="Arial Narrow" w:cs="Arial"/>
                      <w:sz w:val="20"/>
                      <w:szCs w:val="20"/>
                    </w:rPr>
                  </w:rPrChange>
                </w:rPr>
                <w:t>Please include the last 6 months Bank Statement.</w:t>
              </w:r>
            </w:ins>
          </w:p>
          <w:p w14:paraId="45222D94" w14:textId="408D2BF9" w:rsidR="00C76D8F" w:rsidRPr="00302AD4" w:rsidRDefault="00C76D8F">
            <w:pPr>
              <w:spacing w:line="240" w:lineRule="auto"/>
              <w:rPr>
                <w:ins w:id="1290" w:author="MSAR LEGAL" w:date="2025-04-14T09:57:00Z" w16du:dateUtc="2025-04-14T01:57:00Z"/>
                <w:rFonts w:ascii="Arial" w:hAnsi="Arial" w:cs="Arial"/>
                <w:b/>
                <w:sz w:val="16"/>
                <w:szCs w:val="16"/>
                <w:rPrChange w:id="1291" w:author="MSAR LEGAL" w:date="2025-04-14T10:18:00Z" w16du:dateUtc="2025-04-14T02:18:00Z">
                  <w:rPr>
                    <w:ins w:id="1292" w:author="MSAR LEGAL" w:date="2025-04-14T09:57:00Z" w16du:dateUtc="2025-04-14T01:57:00Z"/>
                    <w:b/>
                    <w:sz w:val="20"/>
                  </w:rPr>
                </w:rPrChange>
              </w:rPr>
              <w:pPrChange w:id="1293" w:author="MSAR LEGAL" w:date="2025-04-14T09:59:00Z" w16du:dateUtc="2025-04-14T01:59:00Z">
                <w:pPr>
                  <w:spacing w:line="240" w:lineRule="auto"/>
                  <w:ind w:left="5"/>
                </w:pPr>
              </w:pPrChange>
            </w:pPr>
          </w:p>
        </w:tc>
      </w:tr>
      <w:tr w:rsidR="00302AD4" w:rsidRPr="00302AD4" w14:paraId="3FDF4D77" w14:textId="77777777" w:rsidTr="004E0061">
        <w:trPr>
          <w:trHeight w:val="256"/>
          <w:trPrChange w:id="1294" w:author="MKS CQS" w:date="2025-04-15T12:41:00Z" w16du:dateUtc="2025-04-15T04:41:00Z">
            <w:trPr>
              <w:trHeight w:val="256"/>
            </w:trPr>
          </w:trPrChange>
        </w:trPr>
        <w:tc>
          <w:tcPr>
            <w:tcW w:w="5000" w:type="pct"/>
            <w:gridSpan w:val="19"/>
            <w:tcBorders>
              <w:top w:val="single" w:sz="4" w:space="0" w:color="000000"/>
              <w:left w:val="single" w:sz="4" w:space="0" w:color="000000"/>
              <w:bottom w:val="single" w:sz="4" w:space="0" w:color="000000"/>
              <w:right w:val="single" w:sz="4" w:space="0" w:color="000000"/>
            </w:tcBorders>
            <w:shd w:val="clear" w:color="auto" w:fill="D9E2F3" w:themeFill="accent1" w:themeFillTint="33"/>
            <w:tcPrChange w:id="1295" w:author="MKS CQS" w:date="2025-04-15T12:41:00Z" w16du:dateUtc="2025-04-15T04:41:00Z">
              <w:tcPr>
                <w:tcW w:w="5000" w:type="pct"/>
                <w:gridSpan w:val="36"/>
                <w:tcBorders>
                  <w:top w:val="single" w:sz="4" w:space="0" w:color="000000"/>
                  <w:left w:val="single" w:sz="4" w:space="0" w:color="000000"/>
                  <w:bottom w:val="single" w:sz="4" w:space="0" w:color="000000"/>
                  <w:right w:val="single" w:sz="4" w:space="0" w:color="000000"/>
                </w:tcBorders>
              </w:tcPr>
            </w:tcPrChange>
          </w:tcPr>
          <w:p w14:paraId="074646B6" w14:textId="5CA67702" w:rsidR="00C76D8F" w:rsidRPr="004E0061" w:rsidDel="004E0061" w:rsidRDefault="00C76D8F" w:rsidP="004E0061">
            <w:pPr>
              <w:spacing w:line="240" w:lineRule="auto"/>
              <w:ind w:right="17"/>
              <w:jc w:val="center"/>
              <w:rPr>
                <w:ins w:id="1296" w:author="MSAR LEGAL" w:date="2025-04-14T10:02:00Z" w16du:dateUtc="2025-04-14T02:02:00Z"/>
                <w:del w:id="1297" w:author="MKS CQS" w:date="2025-04-15T12:41:00Z" w16du:dateUtc="2025-04-15T04:41:00Z"/>
                <w:rFonts w:ascii="Arial" w:hAnsi="Arial" w:cs="Arial"/>
                <w:b/>
                <w:bCs/>
                <w:sz w:val="16"/>
                <w:szCs w:val="16"/>
                <w:rPrChange w:id="1298" w:author="MKS CQS" w:date="2025-04-15T12:41:00Z" w16du:dateUtc="2025-04-15T04:41:00Z">
                  <w:rPr>
                    <w:ins w:id="1299" w:author="MSAR LEGAL" w:date="2025-04-14T10:02:00Z" w16du:dateUtc="2025-04-14T02:02:00Z"/>
                    <w:del w:id="1300" w:author="MKS CQS" w:date="2025-04-15T12:41:00Z" w16du:dateUtc="2025-04-15T04:41:00Z"/>
                    <w:sz w:val="20"/>
                  </w:rPr>
                </w:rPrChange>
              </w:rPr>
            </w:pPr>
          </w:p>
          <w:p w14:paraId="5460FA44" w14:textId="4F3F8700" w:rsidR="008A4F87" w:rsidRPr="00302AD4" w:rsidRDefault="008A4F87" w:rsidP="004E0061">
            <w:pPr>
              <w:spacing w:line="240" w:lineRule="auto"/>
              <w:ind w:right="17"/>
              <w:jc w:val="center"/>
              <w:rPr>
                <w:rFonts w:ascii="Arial" w:hAnsi="Arial" w:cs="Arial"/>
                <w:sz w:val="16"/>
                <w:szCs w:val="16"/>
                <w:rPrChange w:id="1301" w:author="MSAR LEGAL" w:date="2025-04-14T10:18:00Z" w16du:dateUtc="2025-04-14T02:18:00Z">
                  <w:rPr/>
                </w:rPrChange>
              </w:rPr>
            </w:pPr>
            <w:r w:rsidRPr="004E0061">
              <w:rPr>
                <w:rFonts w:ascii="Arial" w:hAnsi="Arial" w:cs="Arial"/>
                <w:b/>
                <w:bCs/>
                <w:sz w:val="16"/>
                <w:szCs w:val="16"/>
                <w:rPrChange w:id="1302" w:author="MKS CQS" w:date="2025-04-15T12:41:00Z" w16du:dateUtc="2025-04-15T04:41:00Z">
                  <w:rPr>
                    <w:sz w:val="20"/>
                  </w:rPr>
                </w:rPrChange>
              </w:rPr>
              <w:t>Nett Worth and Working Capital</w:t>
            </w:r>
          </w:p>
        </w:tc>
      </w:tr>
      <w:tr w:rsidR="004E0061" w:rsidRPr="00302AD4" w14:paraId="29E089EB" w14:textId="77777777" w:rsidTr="004E0061">
        <w:tblPrEx>
          <w:tblPrExChange w:id="1303" w:author="MKS CQS" w:date="2025-04-15T12:43:00Z" w16du:dateUtc="2025-04-15T04:43:00Z">
            <w:tblPrEx>
              <w:tblLayout w:type="fixed"/>
            </w:tblPrEx>
          </w:tblPrExChange>
        </w:tblPrEx>
        <w:trPr>
          <w:trHeight w:val="254"/>
          <w:trPrChange w:id="1304" w:author="MKS CQS" w:date="2025-04-15T12:43:00Z" w16du:dateUtc="2025-04-15T04:43:00Z">
            <w:trPr>
              <w:trHeight w:val="254"/>
            </w:trPr>
          </w:trPrChange>
        </w:trPr>
        <w:tc>
          <w:tcPr>
            <w:tcW w:w="1327" w:type="pct"/>
            <w:gridSpan w:val="7"/>
            <w:tcBorders>
              <w:top w:val="single" w:sz="4" w:space="0" w:color="000000"/>
              <w:left w:val="single" w:sz="4" w:space="0" w:color="000000"/>
              <w:bottom w:val="single" w:sz="4" w:space="0" w:color="000000"/>
              <w:right w:val="single" w:sz="4" w:space="0" w:color="000000"/>
            </w:tcBorders>
            <w:shd w:val="clear" w:color="auto" w:fill="D9E2F3" w:themeFill="accent1" w:themeFillTint="33"/>
            <w:tcPrChange w:id="1305" w:author="MKS CQS" w:date="2025-04-15T12:43:00Z" w16du:dateUtc="2025-04-15T04:43:00Z">
              <w:tcPr>
                <w:tcW w:w="1327" w:type="pct"/>
                <w:gridSpan w:val="11"/>
                <w:tcBorders>
                  <w:top w:val="single" w:sz="4" w:space="0" w:color="000000"/>
                  <w:left w:val="single" w:sz="4" w:space="0" w:color="000000"/>
                  <w:bottom w:val="single" w:sz="4" w:space="0" w:color="000000"/>
                  <w:right w:val="single" w:sz="4" w:space="0" w:color="000000"/>
                </w:tcBorders>
              </w:tcPr>
            </w:tcPrChange>
          </w:tcPr>
          <w:p w14:paraId="3D452B93" w14:textId="77777777" w:rsidR="008A4F87" w:rsidRPr="004E0061" w:rsidRDefault="008A4F87" w:rsidP="008A4F87">
            <w:pPr>
              <w:spacing w:line="240" w:lineRule="auto"/>
              <w:ind w:left="5"/>
              <w:rPr>
                <w:rFonts w:ascii="Arial" w:hAnsi="Arial" w:cs="Arial"/>
                <w:b/>
                <w:bCs/>
                <w:sz w:val="16"/>
                <w:szCs w:val="16"/>
                <w:rPrChange w:id="1306" w:author="MKS CQS" w:date="2025-04-15T12:41:00Z" w16du:dateUtc="2025-04-15T04:41:00Z">
                  <w:rPr/>
                </w:rPrChange>
              </w:rPr>
            </w:pPr>
            <w:r w:rsidRPr="004E0061">
              <w:rPr>
                <w:rFonts w:ascii="Arial" w:hAnsi="Arial" w:cs="Arial"/>
                <w:b/>
                <w:bCs/>
                <w:sz w:val="16"/>
                <w:szCs w:val="16"/>
                <w:rPrChange w:id="1307" w:author="MKS CQS" w:date="2025-04-15T12:41:00Z" w16du:dateUtc="2025-04-15T04:41:00Z">
                  <w:rPr>
                    <w:sz w:val="20"/>
                  </w:rPr>
                </w:rPrChange>
              </w:rPr>
              <w:t xml:space="preserve"> </w:t>
            </w:r>
          </w:p>
        </w:tc>
        <w:tc>
          <w:tcPr>
            <w:tcW w:w="1200" w:type="pct"/>
            <w:gridSpan w:val="4"/>
            <w:tcBorders>
              <w:top w:val="single" w:sz="4" w:space="0" w:color="000000"/>
              <w:left w:val="single" w:sz="4" w:space="0" w:color="000000"/>
              <w:bottom w:val="single" w:sz="4" w:space="0" w:color="000000"/>
              <w:right w:val="single" w:sz="4" w:space="0" w:color="000000"/>
            </w:tcBorders>
            <w:shd w:val="clear" w:color="auto" w:fill="D9E2F3" w:themeFill="accent1" w:themeFillTint="33"/>
            <w:tcPrChange w:id="1308" w:author="MKS CQS" w:date="2025-04-15T12:43:00Z" w16du:dateUtc="2025-04-15T04:43:00Z">
              <w:tcPr>
                <w:tcW w:w="1200" w:type="pct"/>
                <w:gridSpan w:val="9"/>
                <w:tcBorders>
                  <w:top w:val="single" w:sz="4" w:space="0" w:color="000000"/>
                  <w:left w:val="single" w:sz="4" w:space="0" w:color="000000"/>
                  <w:bottom w:val="single" w:sz="4" w:space="0" w:color="000000"/>
                  <w:right w:val="single" w:sz="4" w:space="0" w:color="000000"/>
                </w:tcBorders>
              </w:tcPr>
            </w:tcPrChange>
          </w:tcPr>
          <w:p w14:paraId="21A56D70" w14:textId="04B90FB3" w:rsidR="008A4F87" w:rsidRPr="004E0061" w:rsidRDefault="008A4F87" w:rsidP="008A4F87">
            <w:pPr>
              <w:spacing w:line="240" w:lineRule="auto"/>
              <w:ind w:right="18"/>
              <w:jc w:val="center"/>
              <w:rPr>
                <w:rFonts w:ascii="Arial" w:hAnsi="Arial" w:cs="Arial"/>
                <w:b/>
                <w:bCs/>
                <w:sz w:val="16"/>
                <w:szCs w:val="16"/>
                <w:rPrChange w:id="1309" w:author="MKS CQS" w:date="2025-04-15T12:41:00Z" w16du:dateUtc="2025-04-15T04:41:00Z">
                  <w:rPr/>
                </w:rPrChange>
              </w:rPr>
            </w:pPr>
            <w:r w:rsidRPr="004E0061">
              <w:rPr>
                <w:rFonts w:ascii="Arial" w:hAnsi="Arial" w:cs="Arial"/>
                <w:b/>
                <w:bCs/>
                <w:sz w:val="16"/>
                <w:szCs w:val="16"/>
                <w:rPrChange w:id="1310" w:author="MKS CQS" w:date="2025-04-15T12:41:00Z" w16du:dateUtc="2025-04-15T04:41:00Z">
                  <w:rPr>
                    <w:sz w:val="20"/>
                  </w:rPr>
                </w:rPrChange>
              </w:rPr>
              <w:t xml:space="preserve">2024 (RM) </w:t>
            </w:r>
          </w:p>
        </w:tc>
        <w:tc>
          <w:tcPr>
            <w:tcW w:w="1243" w:type="pct"/>
            <w:gridSpan w:val="4"/>
            <w:tcBorders>
              <w:top w:val="single" w:sz="4" w:space="0" w:color="000000"/>
              <w:left w:val="single" w:sz="4" w:space="0" w:color="000000"/>
              <w:bottom w:val="single" w:sz="4" w:space="0" w:color="000000"/>
              <w:right w:val="single" w:sz="4" w:space="0" w:color="000000"/>
            </w:tcBorders>
            <w:shd w:val="clear" w:color="auto" w:fill="D9E2F3" w:themeFill="accent1" w:themeFillTint="33"/>
            <w:tcPrChange w:id="1311" w:author="MKS CQS" w:date="2025-04-15T12:43:00Z" w16du:dateUtc="2025-04-15T04:43:00Z">
              <w:tcPr>
                <w:tcW w:w="1243" w:type="pct"/>
                <w:gridSpan w:val="7"/>
                <w:tcBorders>
                  <w:top w:val="single" w:sz="4" w:space="0" w:color="000000"/>
                  <w:left w:val="single" w:sz="4" w:space="0" w:color="000000"/>
                  <w:bottom w:val="single" w:sz="4" w:space="0" w:color="000000"/>
                  <w:right w:val="single" w:sz="4" w:space="0" w:color="000000"/>
                </w:tcBorders>
              </w:tcPr>
            </w:tcPrChange>
          </w:tcPr>
          <w:p w14:paraId="62641CA7" w14:textId="5B8089E4" w:rsidR="008A4F87" w:rsidRPr="004E0061" w:rsidRDefault="008A4F87" w:rsidP="008A4F87">
            <w:pPr>
              <w:spacing w:line="240" w:lineRule="auto"/>
              <w:ind w:right="23"/>
              <w:jc w:val="center"/>
              <w:rPr>
                <w:rFonts w:ascii="Arial" w:hAnsi="Arial" w:cs="Arial"/>
                <w:b/>
                <w:bCs/>
                <w:sz w:val="16"/>
                <w:szCs w:val="16"/>
                <w:rPrChange w:id="1312" w:author="MKS CQS" w:date="2025-04-15T12:41:00Z" w16du:dateUtc="2025-04-15T04:41:00Z">
                  <w:rPr/>
                </w:rPrChange>
              </w:rPr>
            </w:pPr>
            <w:r w:rsidRPr="004E0061">
              <w:rPr>
                <w:rFonts w:ascii="Arial" w:hAnsi="Arial" w:cs="Arial"/>
                <w:b/>
                <w:bCs/>
                <w:sz w:val="16"/>
                <w:szCs w:val="16"/>
                <w:rPrChange w:id="1313" w:author="MKS CQS" w:date="2025-04-15T12:41:00Z" w16du:dateUtc="2025-04-15T04:41:00Z">
                  <w:rPr>
                    <w:sz w:val="20"/>
                  </w:rPr>
                </w:rPrChange>
              </w:rPr>
              <w:t xml:space="preserve">2023(RM) </w:t>
            </w:r>
          </w:p>
        </w:tc>
        <w:tc>
          <w:tcPr>
            <w:tcW w:w="1230" w:type="pct"/>
            <w:gridSpan w:val="4"/>
            <w:tcBorders>
              <w:top w:val="single" w:sz="4" w:space="0" w:color="000000"/>
              <w:left w:val="single" w:sz="4" w:space="0" w:color="000000"/>
              <w:bottom w:val="single" w:sz="4" w:space="0" w:color="000000"/>
              <w:right w:val="single" w:sz="4" w:space="0" w:color="000000"/>
            </w:tcBorders>
            <w:shd w:val="clear" w:color="auto" w:fill="D9E2F3" w:themeFill="accent1" w:themeFillTint="33"/>
            <w:tcPrChange w:id="1314" w:author="MKS CQS" w:date="2025-04-15T12:43:00Z" w16du:dateUtc="2025-04-15T04:43:00Z">
              <w:tcPr>
                <w:tcW w:w="1230" w:type="pct"/>
                <w:gridSpan w:val="9"/>
                <w:tcBorders>
                  <w:top w:val="single" w:sz="4" w:space="0" w:color="000000"/>
                  <w:left w:val="single" w:sz="4" w:space="0" w:color="000000"/>
                  <w:bottom w:val="single" w:sz="4" w:space="0" w:color="000000"/>
                  <w:right w:val="single" w:sz="4" w:space="0" w:color="000000"/>
                </w:tcBorders>
              </w:tcPr>
            </w:tcPrChange>
          </w:tcPr>
          <w:p w14:paraId="35AC30FF" w14:textId="532AFCF7" w:rsidR="008A4F87" w:rsidRPr="004E0061" w:rsidRDefault="008A4F87" w:rsidP="004E0061">
            <w:pPr>
              <w:spacing w:line="240" w:lineRule="auto"/>
              <w:ind w:right="15"/>
              <w:jc w:val="center"/>
              <w:rPr>
                <w:rFonts w:ascii="Arial" w:hAnsi="Arial" w:cs="Arial"/>
                <w:b/>
                <w:bCs/>
                <w:sz w:val="16"/>
                <w:szCs w:val="16"/>
                <w:rPrChange w:id="1315" w:author="MKS CQS" w:date="2025-04-15T12:41:00Z" w16du:dateUtc="2025-04-15T04:41:00Z">
                  <w:rPr/>
                </w:rPrChange>
              </w:rPr>
            </w:pPr>
            <w:r w:rsidRPr="004E0061">
              <w:rPr>
                <w:rFonts w:ascii="Arial" w:hAnsi="Arial" w:cs="Arial"/>
                <w:b/>
                <w:bCs/>
                <w:sz w:val="16"/>
                <w:szCs w:val="16"/>
                <w:rPrChange w:id="1316" w:author="MKS CQS" w:date="2025-04-15T12:41:00Z" w16du:dateUtc="2025-04-15T04:41:00Z">
                  <w:rPr>
                    <w:sz w:val="20"/>
                  </w:rPr>
                </w:rPrChange>
              </w:rPr>
              <w:t>2022(RM)</w:t>
            </w:r>
          </w:p>
        </w:tc>
      </w:tr>
      <w:tr w:rsidR="004E0061" w:rsidRPr="00302AD4" w14:paraId="13481B68" w14:textId="77777777" w:rsidTr="004E0061">
        <w:tblPrEx>
          <w:tblPrExChange w:id="1317" w:author="MKS CQS" w:date="2025-04-15T12:41:00Z" w16du:dateUtc="2025-04-15T04:41:00Z">
            <w:tblPrEx>
              <w:tblLayout w:type="fixed"/>
            </w:tblPrEx>
          </w:tblPrExChange>
        </w:tblPrEx>
        <w:trPr>
          <w:trHeight w:val="254"/>
          <w:trPrChange w:id="1318" w:author="MKS CQS" w:date="2025-04-15T12:41:00Z" w16du:dateUtc="2025-04-15T04:41:00Z">
            <w:trPr>
              <w:trHeight w:val="254"/>
            </w:trPr>
          </w:trPrChange>
        </w:trPr>
        <w:tc>
          <w:tcPr>
            <w:tcW w:w="192" w:type="pct"/>
            <w:tcBorders>
              <w:top w:val="single" w:sz="4" w:space="0" w:color="000000"/>
              <w:left w:val="single" w:sz="4" w:space="0" w:color="000000"/>
              <w:bottom w:val="single" w:sz="4" w:space="0" w:color="000000"/>
              <w:right w:val="single" w:sz="4" w:space="0" w:color="000000"/>
            </w:tcBorders>
            <w:tcPrChange w:id="1319" w:author="MKS CQS" w:date="2025-04-15T12:41:00Z" w16du:dateUtc="2025-04-15T04:41:00Z">
              <w:tcPr>
                <w:tcW w:w="192" w:type="pct"/>
                <w:tcBorders>
                  <w:top w:val="single" w:sz="4" w:space="0" w:color="000000"/>
                  <w:left w:val="single" w:sz="4" w:space="0" w:color="000000"/>
                  <w:bottom w:val="single" w:sz="4" w:space="0" w:color="000000"/>
                  <w:right w:val="single" w:sz="4" w:space="0" w:color="000000"/>
                </w:tcBorders>
              </w:tcPr>
            </w:tcPrChange>
          </w:tcPr>
          <w:p w14:paraId="2617C9B3" w14:textId="77777777" w:rsidR="008A4F87" w:rsidRPr="00302AD4" w:rsidRDefault="008A4F87" w:rsidP="008A4F87">
            <w:pPr>
              <w:spacing w:line="240" w:lineRule="auto"/>
              <w:ind w:left="5"/>
              <w:rPr>
                <w:rFonts w:ascii="Arial" w:hAnsi="Arial" w:cs="Arial"/>
                <w:sz w:val="16"/>
                <w:szCs w:val="16"/>
                <w:rPrChange w:id="1320" w:author="MSAR LEGAL" w:date="2025-04-14T10:18:00Z" w16du:dateUtc="2025-04-14T02:18:00Z">
                  <w:rPr/>
                </w:rPrChange>
              </w:rPr>
            </w:pPr>
            <w:r w:rsidRPr="00302AD4">
              <w:rPr>
                <w:rFonts w:ascii="Arial" w:hAnsi="Arial" w:cs="Arial"/>
                <w:sz w:val="16"/>
                <w:szCs w:val="16"/>
                <w:rPrChange w:id="1321" w:author="MSAR LEGAL" w:date="2025-04-14T10:18:00Z" w16du:dateUtc="2025-04-14T02:18:00Z">
                  <w:rPr>
                    <w:sz w:val="20"/>
                  </w:rPr>
                </w:rPrChange>
              </w:rPr>
              <w:t xml:space="preserve">(a) </w:t>
            </w:r>
          </w:p>
        </w:tc>
        <w:tc>
          <w:tcPr>
            <w:tcW w:w="1135" w:type="pct"/>
            <w:gridSpan w:val="6"/>
            <w:tcBorders>
              <w:top w:val="single" w:sz="4" w:space="0" w:color="000000"/>
              <w:left w:val="single" w:sz="4" w:space="0" w:color="000000"/>
              <w:bottom w:val="single" w:sz="4" w:space="0" w:color="000000"/>
              <w:right w:val="single" w:sz="4" w:space="0" w:color="000000"/>
            </w:tcBorders>
            <w:tcPrChange w:id="1322" w:author="MKS CQS" w:date="2025-04-15T12:41:00Z" w16du:dateUtc="2025-04-15T04:41:00Z">
              <w:tcPr>
                <w:tcW w:w="1135" w:type="pct"/>
                <w:gridSpan w:val="11"/>
                <w:tcBorders>
                  <w:top w:val="single" w:sz="4" w:space="0" w:color="000000"/>
                  <w:left w:val="single" w:sz="4" w:space="0" w:color="000000"/>
                  <w:bottom w:val="single" w:sz="4" w:space="0" w:color="000000"/>
                  <w:right w:val="single" w:sz="4" w:space="0" w:color="000000"/>
                </w:tcBorders>
              </w:tcPr>
            </w:tcPrChange>
          </w:tcPr>
          <w:p w14:paraId="79A19CE2" w14:textId="77777777" w:rsidR="008A4F87" w:rsidRPr="00302AD4" w:rsidRDefault="008A4F87" w:rsidP="008A4F87">
            <w:pPr>
              <w:spacing w:line="240" w:lineRule="auto"/>
              <w:ind w:left="6"/>
              <w:rPr>
                <w:rFonts w:ascii="Arial" w:hAnsi="Arial" w:cs="Arial"/>
                <w:sz w:val="16"/>
                <w:szCs w:val="16"/>
                <w:rPrChange w:id="1323" w:author="MSAR LEGAL" w:date="2025-04-14T10:18:00Z" w16du:dateUtc="2025-04-14T02:18:00Z">
                  <w:rPr/>
                </w:rPrChange>
              </w:rPr>
            </w:pPr>
            <w:r w:rsidRPr="00302AD4">
              <w:rPr>
                <w:rFonts w:ascii="Arial" w:hAnsi="Arial" w:cs="Arial"/>
                <w:sz w:val="16"/>
                <w:szCs w:val="16"/>
                <w:rPrChange w:id="1324" w:author="MSAR LEGAL" w:date="2025-04-14T10:18:00Z" w16du:dateUtc="2025-04-14T02:18:00Z">
                  <w:rPr>
                    <w:sz w:val="20"/>
                  </w:rPr>
                </w:rPrChange>
              </w:rPr>
              <w:t xml:space="preserve">Total Liabilities </w:t>
            </w:r>
          </w:p>
        </w:tc>
        <w:tc>
          <w:tcPr>
            <w:tcW w:w="1200" w:type="pct"/>
            <w:gridSpan w:val="4"/>
            <w:tcBorders>
              <w:top w:val="single" w:sz="4" w:space="0" w:color="000000"/>
              <w:left w:val="single" w:sz="4" w:space="0" w:color="000000"/>
              <w:bottom w:val="single" w:sz="4" w:space="0" w:color="000000"/>
              <w:right w:val="single" w:sz="4" w:space="0" w:color="000000"/>
            </w:tcBorders>
            <w:tcPrChange w:id="1325" w:author="MKS CQS" w:date="2025-04-15T12:41:00Z" w16du:dateUtc="2025-04-15T04:41:00Z">
              <w:tcPr>
                <w:tcW w:w="1157" w:type="pct"/>
                <w:gridSpan w:val="6"/>
                <w:tcBorders>
                  <w:top w:val="single" w:sz="4" w:space="0" w:color="000000"/>
                  <w:left w:val="single" w:sz="4" w:space="0" w:color="000000"/>
                  <w:bottom w:val="single" w:sz="4" w:space="0" w:color="000000"/>
                  <w:right w:val="single" w:sz="4" w:space="0" w:color="000000"/>
                </w:tcBorders>
              </w:tcPr>
            </w:tcPrChange>
          </w:tcPr>
          <w:p w14:paraId="480C8788" w14:textId="77777777" w:rsidR="008A4F87" w:rsidRPr="00302AD4" w:rsidRDefault="008A4F87">
            <w:pPr>
              <w:tabs>
                <w:tab w:val="left" w:pos="5803"/>
              </w:tabs>
              <w:spacing w:line="240" w:lineRule="auto"/>
              <w:ind w:left="6" w:right="3046"/>
              <w:rPr>
                <w:rFonts w:ascii="Arial" w:hAnsi="Arial" w:cs="Arial"/>
                <w:sz w:val="16"/>
                <w:szCs w:val="16"/>
                <w:rPrChange w:id="1326" w:author="MSAR LEGAL" w:date="2025-04-14T10:18:00Z" w16du:dateUtc="2025-04-14T02:18:00Z">
                  <w:rPr/>
                </w:rPrChange>
              </w:rPr>
              <w:pPrChange w:id="1327" w:author="MSAR LEGAL" w:date="2025-04-14T09:52:00Z" w16du:dateUtc="2025-04-14T01:52:00Z">
                <w:pPr>
                  <w:spacing w:line="240" w:lineRule="auto"/>
                  <w:ind w:left="6"/>
                </w:pPr>
              </w:pPrChange>
            </w:pPr>
            <w:r w:rsidRPr="00302AD4">
              <w:rPr>
                <w:rFonts w:ascii="Arial" w:hAnsi="Arial" w:cs="Arial"/>
                <w:sz w:val="16"/>
                <w:szCs w:val="16"/>
                <w:rPrChange w:id="1328" w:author="MSAR LEGAL" w:date="2025-04-14T10:18:00Z" w16du:dateUtc="2025-04-14T02:18:00Z">
                  <w:rPr>
                    <w:sz w:val="20"/>
                  </w:rPr>
                </w:rPrChange>
              </w:rPr>
              <w:t xml:space="preserve"> </w:t>
            </w:r>
          </w:p>
        </w:tc>
        <w:tc>
          <w:tcPr>
            <w:tcW w:w="1243" w:type="pct"/>
            <w:gridSpan w:val="4"/>
            <w:tcBorders>
              <w:top w:val="single" w:sz="4" w:space="0" w:color="000000"/>
              <w:left w:val="single" w:sz="4" w:space="0" w:color="000000"/>
              <w:bottom w:val="single" w:sz="4" w:space="0" w:color="000000"/>
              <w:right w:val="single" w:sz="4" w:space="0" w:color="000000"/>
            </w:tcBorders>
            <w:tcPrChange w:id="1329" w:author="MKS CQS" w:date="2025-04-15T12:41:00Z" w16du:dateUtc="2025-04-15T04:41:00Z">
              <w:tcPr>
                <w:tcW w:w="1159" w:type="pct"/>
                <w:gridSpan w:val="6"/>
                <w:tcBorders>
                  <w:top w:val="single" w:sz="4" w:space="0" w:color="000000"/>
                  <w:left w:val="single" w:sz="4" w:space="0" w:color="000000"/>
                  <w:bottom w:val="single" w:sz="4" w:space="0" w:color="000000"/>
                  <w:right w:val="single" w:sz="4" w:space="0" w:color="000000"/>
                </w:tcBorders>
              </w:tcPr>
            </w:tcPrChange>
          </w:tcPr>
          <w:p w14:paraId="23B848F2" w14:textId="77777777" w:rsidR="008A4F87" w:rsidRPr="00302AD4" w:rsidRDefault="008A4F87" w:rsidP="008A4F87">
            <w:pPr>
              <w:spacing w:line="240" w:lineRule="auto"/>
              <w:ind w:left="4"/>
              <w:rPr>
                <w:rFonts w:ascii="Arial" w:hAnsi="Arial" w:cs="Arial"/>
                <w:sz w:val="16"/>
                <w:szCs w:val="16"/>
                <w:rPrChange w:id="1330" w:author="MSAR LEGAL" w:date="2025-04-14T10:18:00Z" w16du:dateUtc="2025-04-14T02:18:00Z">
                  <w:rPr/>
                </w:rPrChange>
              </w:rPr>
            </w:pPr>
            <w:r w:rsidRPr="00302AD4">
              <w:rPr>
                <w:rFonts w:ascii="Arial" w:hAnsi="Arial" w:cs="Arial"/>
                <w:sz w:val="16"/>
                <w:szCs w:val="16"/>
                <w:rPrChange w:id="1331" w:author="MSAR LEGAL" w:date="2025-04-14T10:18:00Z" w16du:dateUtc="2025-04-14T02:18:00Z">
                  <w:rPr>
                    <w:sz w:val="20"/>
                  </w:rPr>
                </w:rPrChange>
              </w:rPr>
              <w:t xml:space="preserve"> </w:t>
            </w:r>
          </w:p>
        </w:tc>
        <w:tc>
          <w:tcPr>
            <w:tcW w:w="1230" w:type="pct"/>
            <w:gridSpan w:val="4"/>
            <w:tcBorders>
              <w:top w:val="single" w:sz="4" w:space="0" w:color="000000"/>
              <w:left w:val="single" w:sz="4" w:space="0" w:color="000000"/>
              <w:bottom w:val="single" w:sz="4" w:space="0" w:color="000000"/>
              <w:right w:val="single" w:sz="4" w:space="0" w:color="000000"/>
            </w:tcBorders>
            <w:tcPrChange w:id="1332" w:author="MKS CQS" w:date="2025-04-15T12:41:00Z" w16du:dateUtc="2025-04-15T04:41:00Z">
              <w:tcPr>
                <w:tcW w:w="1356" w:type="pct"/>
                <w:gridSpan w:val="12"/>
                <w:tcBorders>
                  <w:top w:val="single" w:sz="4" w:space="0" w:color="000000"/>
                  <w:left w:val="single" w:sz="4" w:space="0" w:color="000000"/>
                  <w:bottom w:val="single" w:sz="4" w:space="0" w:color="000000"/>
                  <w:right w:val="single" w:sz="4" w:space="0" w:color="000000"/>
                </w:tcBorders>
              </w:tcPr>
            </w:tcPrChange>
          </w:tcPr>
          <w:p w14:paraId="6FD32BE6" w14:textId="77777777" w:rsidR="008A4F87" w:rsidRPr="00302AD4" w:rsidRDefault="008A4F87" w:rsidP="008A4F87">
            <w:pPr>
              <w:spacing w:line="240" w:lineRule="auto"/>
              <w:ind w:left="6"/>
              <w:rPr>
                <w:rFonts w:ascii="Arial" w:hAnsi="Arial" w:cs="Arial"/>
                <w:sz w:val="16"/>
                <w:szCs w:val="16"/>
                <w:rPrChange w:id="1333" w:author="MSAR LEGAL" w:date="2025-04-14T10:18:00Z" w16du:dateUtc="2025-04-14T02:18:00Z">
                  <w:rPr/>
                </w:rPrChange>
              </w:rPr>
            </w:pPr>
            <w:r w:rsidRPr="00302AD4">
              <w:rPr>
                <w:rFonts w:ascii="Arial" w:hAnsi="Arial" w:cs="Arial"/>
                <w:sz w:val="16"/>
                <w:szCs w:val="16"/>
                <w:rPrChange w:id="1334" w:author="MSAR LEGAL" w:date="2025-04-14T10:18:00Z" w16du:dateUtc="2025-04-14T02:18:00Z">
                  <w:rPr>
                    <w:sz w:val="20"/>
                  </w:rPr>
                </w:rPrChange>
              </w:rPr>
              <w:t xml:space="preserve"> </w:t>
            </w:r>
          </w:p>
        </w:tc>
      </w:tr>
      <w:tr w:rsidR="004E0061" w:rsidRPr="00302AD4" w14:paraId="2291ADAD" w14:textId="77777777" w:rsidTr="004E0061">
        <w:tblPrEx>
          <w:tblPrExChange w:id="1335" w:author="MKS CQS" w:date="2025-04-15T12:41:00Z" w16du:dateUtc="2025-04-15T04:41:00Z">
            <w:tblPrEx>
              <w:tblLayout w:type="fixed"/>
            </w:tblPrEx>
          </w:tblPrExChange>
        </w:tblPrEx>
        <w:trPr>
          <w:trHeight w:val="254"/>
          <w:trPrChange w:id="1336" w:author="MKS CQS" w:date="2025-04-15T12:41:00Z" w16du:dateUtc="2025-04-15T04:41:00Z">
            <w:trPr>
              <w:trHeight w:val="254"/>
            </w:trPr>
          </w:trPrChange>
        </w:trPr>
        <w:tc>
          <w:tcPr>
            <w:tcW w:w="192" w:type="pct"/>
            <w:tcBorders>
              <w:top w:val="single" w:sz="4" w:space="0" w:color="000000"/>
              <w:left w:val="single" w:sz="4" w:space="0" w:color="000000"/>
              <w:bottom w:val="single" w:sz="4" w:space="0" w:color="000000"/>
              <w:right w:val="single" w:sz="4" w:space="0" w:color="000000"/>
            </w:tcBorders>
            <w:tcPrChange w:id="1337" w:author="MKS CQS" w:date="2025-04-15T12:41:00Z" w16du:dateUtc="2025-04-15T04:41:00Z">
              <w:tcPr>
                <w:tcW w:w="192" w:type="pct"/>
                <w:tcBorders>
                  <w:top w:val="single" w:sz="4" w:space="0" w:color="000000"/>
                  <w:left w:val="single" w:sz="4" w:space="0" w:color="000000"/>
                  <w:bottom w:val="single" w:sz="4" w:space="0" w:color="000000"/>
                  <w:right w:val="single" w:sz="4" w:space="0" w:color="000000"/>
                </w:tcBorders>
              </w:tcPr>
            </w:tcPrChange>
          </w:tcPr>
          <w:p w14:paraId="50501A34" w14:textId="77777777" w:rsidR="008A4F87" w:rsidRPr="00302AD4" w:rsidRDefault="008A4F87" w:rsidP="008A4F87">
            <w:pPr>
              <w:spacing w:line="240" w:lineRule="auto"/>
              <w:ind w:left="5"/>
              <w:rPr>
                <w:rFonts w:ascii="Arial" w:hAnsi="Arial" w:cs="Arial"/>
                <w:sz w:val="16"/>
                <w:szCs w:val="16"/>
                <w:rPrChange w:id="1338" w:author="MSAR LEGAL" w:date="2025-04-14T10:18:00Z" w16du:dateUtc="2025-04-14T02:18:00Z">
                  <w:rPr/>
                </w:rPrChange>
              </w:rPr>
            </w:pPr>
            <w:r w:rsidRPr="00302AD4">
              <w:rPr>
                <w:rFonts w:ascii="Arial" w:hAnsi="Arial" w:cs="Arial"/>
                <w:sz w:val="16"/>
                <w:szCs w:val="16"/>
                <w:rPrChange w:id="1339" w:author="MSAR LEGAL" w:date="2025-04-14T10:18:00Z" w16du:dateUtc="2025-04-14T02:18:00Z">
                  <w:rPr>
                    <w:sz w:val="20"/>
                  </w:rPr>
                </w:rPrChange>
              </w:rPr>
              <w:t xml:space="preserve">(b) </w:t>
            </w:r>
          </w:p>
        </w:tc>
        <w:tc>
          <w:tcPr>
            <w:tcW w:w="1135" w:type="pct"/>
            <w:gridSpan w:val="6"/>
            <w:tcBorders>
              <w:top w:val="single" w:sz="4" w:space="0" w:color="000000"/>
              <w:left w:val="single" w:sz="4" w:space="0" w:color="000000"/>
              <w:bottom w:val="single" w:sz="4" w:space="0" w:color="000000"/>
              <w:right w:val="single" w:sz="4" w:space="0" w:color="000000"/>
            </w:tcBorders>
            <w:tcPrChange w:id="1340" w:author="MKS CQS" w:date="2025-04-15T12:41:00Z" w16du:dateUtc="2025-04-15T04:41:00Z">
              <w:tcPr>
                <w:tcW w:w="1135" w:type="pct"/>
                <w:gridSpan w:val="11"/>
                <w:tcBorders>
                  <w:top w:val="single" w:sz="4" w:space="0" w:color="000000"/>
                  <w:left w:val="single" w:sz="4" w:space="0" w:color="000000"/>
                  <w:bottom w:val="single" w:sz="4" w:space="0" w:color="000000"/>
                  <w:right w:val="single" w:sz="4" w:space="0" w:color="000000"/>
                </w:tcBorders>
              </w:tcPr>
            </w:tcPrChange>
          </w:tcPr>
          <w:p w14:paraId="2C0A2A4A" w14:textId="77777777" w:rsidR="008A4F87" w:rsidRPr="00302AD4" w:rsidRDefault="008A4F87" w:rsidP="008A4F87">
            <w:pPr>
              <w:spacing w:line="240" w:lineRule="auto"/>
              <w:ind w:left="6"/>
              <w:rPr>
                <w:rFonts w:ascii="Arial" w:hAnsi="Arial" w:cs="Arial"/>
                <w:sz w:val="16"/>
                <w:szCs w:val="16"/>
                <w:rPrChange w:id="1341" w:author="MSAR LEGAL" w:date="2025-04-14T10:18:00Z" w16du:dateUtc="2025-04-14T02:18:00Z">
                  <w:rPr/>
                </w:rPrChange>
              </w:rPr>
            </w:pPr>
            <w:r w:rsidRPr="00302AD4">
              <w:rPr>
                <w:rFonts w:ascii="Arial" w:hAnsi="Arial" w:cs="Arial"/>
                <w:sz w:val="16"/>
                <w:szCs w:val="16"/>
                <w:rPrChange w:id="1342" w:author="MSAR LEGAL" w:date="2025-04-14T10:18:00Z" w16du:dateUtc="2025-04-14T02:18:00Z">
                  <w:rPr>
                    <w:sz w:val="20"/>
                  </w:rPr>
                </w:rPrChange>
              </w:rPr>
              <w:t xml:space="preserve">Total Assets </w:t>
            </w:r>
          </w:p>
        </w:tc>
        <w:tc>
          <w:tcPr>
            <w:tcW w:w="1200" w:type="pct"/>
            <w:gridSpan w:val="4"/>
            <w:tcBorders>
              <w:top w:val="single" w:sz="4" w:space="0" w:color="000000"/>
              <w:left w:val="single" w:sz="4" w:space="0" w:color="000000"/>
              <w:bottom w:val="single" w:sz="4" w:space="0" w:color="000000"/>
              <w:right w:val="single" w:sz="4" w:space="0" w:color="000000"/>
            </w:tcBorders>
            <w:tcPrChange w:id="1343" w:author="MKS CQS" w:date="2025-04-15T12:41:00Z" w16du:dateUtc="2025-04-15T04:41:00Z">
              <w:tcPr>
                <w:tcW w:w="1157" w:type="pct"/>
                <w:gridSpan w:val="6"/>
                <w:tcBorders>
                  <w:top w:val="single" w:sz="4" w:space="0" w:color="000000"/>
                  <w:left w:val="single" w:sz="4" w:space="0" w:color="000000"/>
                  <w:bottom w:val="single" w:sz="4" w:space="0" w:color="000000"/>
                  <w:right w:val="single" w:sz="4" w:space="0" w:color="000000"/>
                </w:tcBorders>
              </w:tcPr>
            </w:tcPrChange>
          </w:tcPr>
          <w:p w14:paraId="1D0513DB" w14:textId="77777777" w:rsidR="008A4F87" w:rsidRPr="00302AD4" w:rsidRDefault="008A4F87" w:rsidP="008A4F87">
            <w:pPr>
              <w:spacing w:line="240" w:lineRule="auto"/>
              <w:ind w:left="6"/>
              <w:rPr>
                <w:rFonts w:ascii="Arial" w:hAnsi="Arial" w:cs="Arial"/>
                <w:sz w:val="16"/>
                <w:szCs w:val="16"/>
                <w:rPrChange w:id="1344" w:author="MSAR LEGAL" w:date="2025-04-14T10:18:00Z" w16du:dateUtc="2025-04-14T02:18:00Z">
                  <w:rPr/>
                </w:rPrChange>
              </w:rPr>
            </w:pPr>
            <w:r w:rsidRPr="00302AD4">
              <w:rPr>
                <w:rFonts w:ascii="Arial" w:hAnsi="Arial" w:cs="Arial"/>
                <w:sz w:val="16"/>
                <w:szCs w:val="16"/>
                <w:rPrChange w:id="1345" w:author="MSAR LEGAL" w:date="2025-04-14T10:18:00Z" w16du:dateUtc="2025-04-14T02:18:00Z">
                  <w:rPr>
                    <w:sz w:val="20"/>
                  </w:rPr>
                </w:rPrChange>
              </w:rPr>
              <w:t xml:space="preserve"> </w:t>
            </w:r>
          </w:p>
        </w:tc>
        <w:tc>
          <w:tcPr>
            <w:tcW w:w="1243" w:type="pct"/>
            <w:gridSpan w:val="4"/>
            <w:tcBorders>
              <w:top w:val="single" w:sz="4" w:space="0" w:color="000000"/>
              <w:left w:val="single" w:sz="4" w:space="0" w:color="000000"/>
              <w:bottom w:val="single" w:sz="4" w:space="0" w:color="000000"/>
              <w:right w:val="single" w:sz="4" w:space="0" w:color="000000"/>
            </w:tcBorders>
            <w:tcPrChange w:id="1346" w:author="MKS CQS" w:date="2025-04-15T12:41:00Z" w16du:dateUtc="2025-04-15T04:41:00Z">
              <w:tcPr>
                <w:tcW w:w="1159" w:type="pct"/>
                <w:gridSpan w:val="6"/>
                <w:tcBorders>
                  <w:top w:val="single" w:sz="4" w:space="0" w:color="000000"/>
                  <w:left w:val="single" w:sz="4" w:space="0" w:color="000000"/>
                  <w:bottom w:val="single" w:sz="4" w:space="0" w:color="000000"/>
                  <w:right w:val="single" w:sz="4" w:space="0" w:color="000000"/>
                </w:tcBorders>
              </w:tcPr>
            </w:tcPrChange>
          </w:tcPr>
          <w:p w14:paraId="66D76A29" w14:textId="77777777" w:rsidR="008A4F87" w:rsidRPr="00302AD4" w:rsidRDefault="008A4F87" w:rsidP="008A4F87">
            <w:pPr>
              <w:spacing w:line="240" w:lineRule="auto"/>
              <w:ind w:left="4"/>
              <w:rPr>
                <w:rFonts w:ascii="Arial" w:hAnsi="Arial" w:cs="Arial"/>
                <w:sz w:val="16"/>
                <w:szCs w:val="16"/>
                <w:rPrChange w:id="1347" w:author="MSAR LEGAL" w:date="2025-04-14T10:18:00Z" w16du:dateUtc="2025-04-14T02:18:00Z">
                  <w:rPr/>
                </w:rPrChange>
              </w:rPr>
            </w:pPr>
            <w:r w:rsidRPr="00302AD4">
              <w:rPr>
                <w:rFonts w:ascii="Arial" w:hAnsi="Arial" w:cs="Arial"/>
                <w:sz w:val="16"/>
                <w:szCs w:val="16"/>
                <w:rPrChange w:id="1348" w:author="MSAR LEGAL" w:date="2025-04-14T10:18:00Z" w16du:dateUtc="2025-04-14T02:18:00Z">
                  <w:rPr>
                    <w:sz w:val="20"/>
                  </w:rPr>
                </w:rPrChange>
              </w:rPr>
              <w:t xml:space="preserve"> </w:t>
            </w:r>
          </w:p>
        </w:tc>
        <w:tc>
          <w:tcPr>
            <w:tcW w:w="1230" w:type="pct"/>
            <w:gridSpan w:val="4"/>
            <w:tcBorders>
              <w:top w:val="single" w:sz="4" w:space="0" w:color="000000"/>
              <w:left w:val="single" w:sz="4" w:space="0" w:color="000000"/>
              <w:bottom w:val="single" w:sz="4" w:space="0" w:color="000000"/>
              <w:right w:val="single" w:sz="4" w:space="0" w:color="000000"/>
            </w:tcBorders>
            <w:tcPrChange w:id="1349" w:author="MKS CQS" w:date="2025-04-15T12:41:00Z" w16du:dateUtc="2025-04-15T04:41:00Z">
              <w:tcPr>
                <w:tcW w:w="1356" w:type="pct"/>
                <w:gridSpan w:val="12"/>
                <w:tcBorders>
                  <w:top w:val="single" w:sz="4" w:space="0" w:color="000000"/>
                  <w:left w:val="single" w:sz="4" w:space="0" w:color="000000"/>
                  <w:bottom w:val="single" w:sz="4" w:space="0" w:color="000000"/>
                  <w:right w:val="single" w:sz="4" w:space="0" w:color="000000"/>
                </w:tcBorders>
              </w:tcPr>
            </w:tcPrChange>
          </w:tcPr>
          <w:p w14:paraId="71108A2C" w14:textId="77777777" w:rsidR="008A4F87" w:rsidRPr="00302AD4" w:rsidRDefault="008A4F87" w:rsidP="008A4F87">
            <w:pPr>
              <w:spacing w:line="240" w:lineRule="auto"/>
              <w:ind w:left="6"/>
              <w:rPr>
                <w:rFonts w:ascii="Arial" w:hAnsi="Arial" w:cs="Arial"/>
                <w:sz w:val="16"/>
                <w:szCs w:val="16"/>
                <w:rPrChange w:id="1350" w:author="MSAR LEGAL" w:date="2025-04-14T10:18:00Z" w16du:dateUtc="2025-04-14T02:18:00Z">
                  <w:rPr/>
                </w:rPrChange>
              </w:rPr>
            </w:pPr>
            <w:r w:rsidRPr="00302AD4">
              <w:rPr>
                <w:rFonts w:ascii="Arial" w:hAnsi="Arial" w:cs="Arial"/>
                <w:sz w:val="16"/>
                <w:szCs w:val="16"/>
                <w:rPrChange w:id="1351" w:author="MSAR LEGAL" w:date="2025-04-14T10:18:00Z" w16du:dateUtc="2025-04-14T02:18:00Z">
                  <w:rPr>
                    <w:sz w:val="20"/>
                  </w:rPr>
                </w:rPrChange>
              </w:rPr>
              <w:t xml:space="preserve"> </w:t>
            </w:r>
          </w:p>
        </w:tc>
      </w:tr>
      <w:tr w:rsidR="004E0061" w:rsidRPr="00302AD4" w14:paraId="120526E7" w14:textId="77777777" w:rsidTr="004E0061">
        <w:tblPrEx>
          <w:tblPrExChange w:id="1352" w:author="MKS CQS" w:date="2025-04-15T12:41:00Z" w16du:dateUtc="2025-04-15T04:41:00Z">
            <w:tblPrEx>
              <w:tblLayout w:type="fixed"/>
            </w:tblPrEx>
          </w:tblPrExChange>
        </w:tblPrEx>
        <w:trPr>
          <w:trHeight w:val="252"/>
          <w:trPrChange w:id="1353" w:author="MKS CQS" w:date="2025-04-15T12:41:00Z" w16du:dateUtc="2025-04-15T04:41:00Z">
            <w:trPr>
              <w:trHeight w:val="252"/>
            </w:trPr>
          </w:trPrChange>
        </w:trPr>
        <w:tc>
          <w:tcPr>
            <w:tcW w:w="192" w:type="pct"/>
            <w:tcBorders>
              <w:top w:val="single" w:sz="4" w:space="0" w:color="000000"/>
              <w:left w:val="single" w:sz="4" w:space="0" w:color="000000"/>
              <w:bottom w:val="single" w:sz="4" w:space="0" w:color="000000"/>
              <w:right w:val="single" w:sz="4" w:space="0" w:color="000000"/>
            </w:tcBorders>
            <w:tcPrChange w:id="1354" w:author="MKS CQS" w:date="2025-04-15T12:41:00Z" w16du:dateUtc="2025-04-15T04:41:00Z">
              <w:tcPr>
                <w:tcW w:w="192" w:type="pct"/>
                <w:tcBorders>
                  <w:top w:val="single" w:sz="4" w:space="0" w:color="000000"/>
                  <w:left w:val="single" w:sz="4" w:space="0" w:color="000000"/>
                  <w:bottom w:val="single" w:sz="4" w:space="0" w:color="000000"/>
                  <w:right w:val="single" w:sz="4" w:space="0" w:color="000000"/>
                </w:tcBorders>
              </w:tcPr>
            </w:tcPrChange>
          </w:tcPr>
          <w:p w14:paraId="49C08AB5" w14:textId="77777777" w:rsidR="008A4F87" w:rsidRPr="00302AD4" w:rsidRDefault="008A4F87" w:rsidP="008A4F87">
            <w:pPr>
              <w:spacing w:line="240" w:lineRule="auto"/>
              <w:ind w:left="5"/>
              <w:rPr>
                <w:rFonts w:ascii="Arial" w:hAnsi="Arial" w:cs="Arial"/>
                <w:sz w:val="16"/>
                <w:szCs w:val="16"/>
                <w:rPrChange w:id="1355" w:author="MSAR LEGAL" w:date="2025-04-14T10:18:00Z" w16du:dateUtc="2025-04-14T02:18:00Z">
                  <w:rPr/>
                </w:rPrChange>
              </w:rPr>
            </w:pPr>
            <w:r w:rsidRPr="00302AD4">
              <w:rPr>
                <w:rFonts w:ascii="Arial" w:hAnsi="Arial" w:cs="Arial"/>
                <w:sz w:val="16"/>
                <w:szCs w:val="16"/>
                <w:rPrChange w:id="1356" w:author="MSAR LEGAL" w:date="2025-04-14T10:18:00Z" w16du:dateUtc="2025-04-14T02:18:00Z">
                  <w:rPr>
                    <w:sz w:val="20"/>
                  </w:rPr>
                </w:rPrChange>
              </w:rPr>
              <w:t xml:space="preserve">(c) </w:t>
            </w:r>
          </w:p>
        </w:tc>
        <w:tc>
          <w:tcPr>
            <w:tcW w:w="1135" w:type="pct"/>
            <w:gridSpan w:val="6"/>
            <w:tcBorders>
              <w:top w:val="single" w:sz="4" w:space="0" w:color="000000"/>
              <w:left w:val="single" w:sz="4" w:space="0" w:color="000000"/>
              <w:bottom w:val="single" w:sz="4" w:space="0" w:color="000000"/>
              <w:right w:val="single" w:sz="4" w:space="0" w:color="000000"/>
            </w:tcBorders>
            <w:tcPrChange w:id="1357" w:author="MKS CQS" w:date="2025-04-15T12:41:00Z" w16du:dateUtc="2025-04-15T04:41:00Z">
              <w:tcPr>
                <w:tcW w:w="1135" w:type="pct"/>
                <w:gridSpan w:val="11"/>
                <w:tcBorders>
                  <w:top w:val="single" w:sz="4" w:space="0" w:color="000000"/>
                  <w:left w:val="single" w:sz="4" w:space="0" w:color="000000"/>
                  <w:bottom w:val="single" w:sz="4" w:space="0" w:color="000000"/>
                  <w:right w:val="single" w:sz="4" w:space="0" w:color="000000"/>
                </w:tcBorders>
              </w:tcPr>
            </w:tcPrChange>
          </w:tcPr>
          <w:p w14:paraId="7A9618D1" w14:textId="77777777" w:rsidR="008A4F87" w:rsidRPr="00302AD4" w:rsidRDefault="008A4F87" w:rsidP="008A4F87">
            <w:pPr>
              <w:spacing w:line="240" w:lineRule="auto"/>
              <w:ind w:left="6"/>
              <w:rPr>
                <w:rFonts w:ascii="Arial" w:hAnsi="Arial" w:cs="Arial"/>
                <w:sz w:val="16"/>
                <w:szCs w:val="16"/>
                <w:rPrChange w:id="1358" w:author="MSAR LEGAL" w:date="2025-04-14T10:18:00Z" w16du:dateUtc="2025-04-14T02:18:00Z">
                  <w:rPr/>
                </w:rPrChange>
              </w:rPr>
            </w:pPr>
            <w:r w:rsidRPr="00302AD4">
              <w:rPr>
                <w:rFonts w:ascii="Arial" w:hAnsi="Arial" w:cs="Arial"/>
                <w:sz w:val="16"/>
                <w:szCs w:val="16"/>
                <w:rPrChange w:id="1359" w:author="MSAR LEGAL" w:date="2025-04-14T10:18:00Z" w16du:dateUtc="2025-04-14T02:18:00Z">
                  <w:rPr>
                    <w:sz w:val="20"/>
                  </w:rPr>
                </w:rPrChange>
              </w:rPr>
              <w:t xml:space="preserve">Net Worth (b-a) </w:t>
            </w:r>
          </w:p>
        </w:tc>
        <w:tc>
          <w:tcPr>
            <w:tcW w:w="1200" w:type="pct"/>
            <w:gridSpan w:val="4"/>
            <w:tcBorders>
              <w:top w:val="single" w:sz="4" w:space="0" w:color="000000"/>
              <w:left w:val="single" w:sz="4" w:space="0" w:color="000000"/>
              <w:bottom w:val="single" w:sz="4" w:space="0" w:color="000000"/>
              <w:right w:val="single" w:sz="4" w:space="0" w:color="000000"/>
            </w:tcBorders>
            <w:tcPrChange w:id="1360" w:author="MKS CQS" w:date="2025-04-15T12:41:00Z" w16du:dateUtc="2025-04-15T04:41:00Z">
              <w:tcPr>
                <w:tcW w:w="1157" w:type="pct"/>
                <w:gridSpan w:val="6"/>
                <w:tcBorders>
                  <w:top w:val="single" w:sz="4" w:space="0" w:color="000000"/>
                  <w:left w:val="single" w:sz="4" w:space="0" w:color="000000"/>
                  <w:bottom w:val="single" w:sz="4" w:space="0" w:color="000000"/>
                  <w:right w:val="single" w:sz="4" w:space="0" w:color="000000"/>
                </w:tcBorders>
              </w:tcPr>
            </w:tcPrChange>
          </w:tcPr>
          <w:p w14:paraId="6B430CAC" w14:textId="77777777" w:rsidR="008A4F87" w:rsidRPr="00302AD4" w:rsidRDefault="008A4F87" w:rsidP="008A4F87">
            <w:pPr>
              <w:spacing w:line="240" w:lineRule="auto"/>
              <w:ind w:left="6"/>
              <w:rPr>
                <w:rFonts w:ascii="Arial" w:hAnsi="Arial" w:cs="Arial"/>
                <w:sz w:val="16"/>
                <w:szCs w:val="16"/>
                <w:rPrChange w:id="1361" w:author="MSAR LEGAL" w:date="2025-04-14T10:18:00Z" w16du:dateUtc="2025-04-14T02:18:00Z">
                  <w:rPr/>
                </w:rPrChange>
              </w:rPr>
            </w:pPr>
            <w:r w:rsidRPr="00302AD4">
              <w:rPr>
                <w:rFonts w:ascii="Arial" w:hAnsi="Arial" w:cs="Arial"/>
                <w:sz w:val="16"/>
                <w:szCs w:val="16"/>
                <w:rPrChange w:id="1362" w:author="MSAR LEGAL" w:date="2025-04-14T10:18:00Z" w16du:dateUtc="2025-04-14T02:18:00Z">
                  <w:rPr>
                    <w:sz w:val="20"/>
                  </w:rPr>
                </w:rPrChange>
              </w:rPr>
              <w:t xml:space="preserve"> </w:t>
            </w:r>
          </w:p>
        </w:tc>
        <w:tc>
          <w:tcPr>
            <w:tcW w:w="1243" w:type="pct"/>
            <w:gridSpan w:val="4"/>
            <w:tcBorders>
              <w:top w:val="single" w:sz="4" w:space="0" w:color="000000"/>
              <w:left w:val="single" w:sz="4" w:space="0" w:color="000000"/>
              <w:bottom w:val="single" w:sz="4" w:space="0" w:color="000000"/>
              <w:right w:val="single" w:sz="4" w:space="0" w:color="000000"/>
            </w:tcBorders>
            <w:tcPrChange w:id="1363" w:author="MKS CQS" w:date="2025-04-15T12:41:00Z" w16du:dateUtc="2025-04-15T04:41:00Z">
              <w:tcPr>
                <w:tcW w:w="1159" w:type="pct"/>
                <w:gridSpan w:val="6"/>
                <w:tcBorders>
                  <w:top w:val="single" w:sz="4" w:space="0" w:color="000000"/>
                  <w:left w:val="single" w:sz="4" w:space="0" w:color="000000"/>
                  <w:bottom w:val="single" w:sz="4" w:space="0" w:color="000000"/>
                  <w:right w:val="single" w:sz="4" w:space="0" w:color="000000"/>
                </w:tcBorders>
              </w:tcPr>
            </w:tcPrChange>
          </w:tcPr>
          <w:p w14:paraId="064A2158" w14:textId="77777777" w:rsidR="008A4F87" w:rsidRPr="00302AD4" w:rsidRDefault="008A4F87" w:rsidP="008A4F87">
            <w:pPr>
              <w:spacing w:line="240" w:lineRule="auto"/>
              <w:ind w:left="4"/>
              <w:rPr>
                <w:rFonts w:ascii="Arial" w:hAnsi="Arial" w:cs="Arial"/>
                <w:sz w:val="16"/>
                <w:szCs w:val="16"/>
                <w:rPrChange w:id="1364" w:author="MSAR LEGAL" w:date="2025-04-14T10:18:00Z" w16du:dateUtc="2025-04-14T02:18:00Z">
                  <w:rPr/>
                </w:rPrChange>
              </w:rPr>
            </w:pPr>
            <w:r w:rsidRPr="00302AD4">
              <w:rPr>
                <w:rFonts w:ascii="Arial" w:hAnsi="Arial" w:cs="Arial"/>
                <w:sz w:val="16"/>
                <w:szCs w:val="16"/>
                <w:rPrChange w:id="1365" w:author="MSAR LEGAL" w:date="2025-04-14T10:18:00Z" w16du:dateUtc="2025-04-14T02:18:00Z">
                  <w:rPr>
                    <w:sz w:val="20"/>
                  </w:rPr>
                </w:rPrChange>
              </w:rPr>
              <w:t xml:space="preserve"> </w:t>
            </w:r>
          </w:p>
        </w:tc>
        <w:tc>
          <w:tcPr>
            <w:tcW w:w="1230" w:type="pct"/>
            <w:gridSpan w:val="4"/>
            <w:tcBorders>
              <w:top w:val="single" w:sz="4" w:space="0" w:color="000000"/>
              <w:left w:val="single" w:sz="4" w:space="0" w:color="000000"/>
              <w:bottom w:val="single" w:sz="4" w:space="0" w:color="000000"/>
              <w:right w:val="single" w:sz="4" w:space="0" w:color="000000"/>
            </w:tcBorders>
            <w:tcPrChange w:id="1366" w:author="MKS CQS" w:date="2025-04-15T12:41:00Z" w16du:dateUtc="2025-04-15T04:41:00Z">
              <w:tcPr>
                <w:tcW w:w="1356" w:type="pct"/>
                <w:gridSpan w:val="12"/>
                <w:tcBorders>
                  <w:top w:val="single" w:sz="4" w:space="0" w:color="000000"/>
                  <w:left w:val="single" w:sz="4" w:space="0" w:color="000000"/>
                  <w:bottom w:val="single" w:sz="4" w:space="0" w:color="000000"/>
                  <w:right w:val="single" w:sz="4" w:space="0" w:color="000000"/>
                </w:tcBorders>
              </w:tcPr>
            </w:tcPrChange>
          </w:tcPr>
          <w:p w14:paraId="64EDCE03" w14:textId="77777777" w:rsidR="008A4F87" w:rsidRPr="00302AD4" w:rsidRDefault="008A4F87" w:rsidP="008A4F87">
            <w:pPr>
              <w:spacing w:line="240" w:lineRule="auto"/>
              <w:ind w:left="6"/>
              <w:rPr>
                <w:rFonts w:ascii="Arial" w:hAnsi="Arial" w:cs="Arial"/>
                <w:sz w:val="16"/>
                <w:szCs w:val="16"/>
                <w:rPrChange w:id="1367" w:author="MSAR LEGAL" w:date="2025-04-14T10:18:00Z" w16du:dateUtc="2025-04-14T02:18:00Z">
                  <w:rPr/>
                </w:rPrChange>
              </w:rPr>
            </w:pPr>
            <w:r w:rsidRPr="00302AD4">
              <w:rPr>
                <w:rFonts w:ascii="Arial" w:hAnsi="Arial" w:cs="Arial"/>
                <w:sz w:val="16"/>
                <w:szCs w:val="16"/>
                <w:rPrChange w:id="1368" w:author="MSAR LEGAL" w:date="2025-04-14T10:18:00Z" w16du:dateUtc="2025-04-14T02:18:00Z">
                  <w:rPr>
                    <w:sz w:val="20"/>
                  </w:rPr>
                </w:rPrChange>
              </w:rPr>
              <w:t xml:space="preserve"> </w:t>
            </w:r>
          </w:p>
        </w:tc>
      </w:tr>
      <w:tr w:rsidR="004E0061" w:rsidRPr="00302AD4" w14:paraId="63A699BF" w14:textId="77777777" w:rsidTr="004E0061">
        <w:tblPrEx>
          <w:tblPrExChange w:id="1369" w:author="MKS CQS" w:date="2025-04-15T12:41:00Z" w16du:dateUtc="2025-04-15T04:41:00Z">
            <w:tblPrEx>
              <w:tblLayout w:type="fixed"/>
            </w:tblPrEx>
          </w:tblPrExChange>
        </w:tblPrEx>
        <w:trPr>
          <w:trHeight w:val="499"/>
          <w:trPrChange w:id="1370" w:author="MKS CQS" w:date="2025-04-15T12:41:00Z" w16du:dateUtc="2025-04-15T04:41:00Z">
            <w:trPr>
              <w:trHeight w:val="499"/>
            </w:trPr>
          </w:trPrChange>
        </w:trPr>
        <w:tc>
          <w:tcPr>
            <w:tcW w:w="192" w:type="pct"/>
            <w:tcBorders>
              <w:top w:val="single" w:sz="4" w:space="0" w:color="000000"/>
              <w:left w:val="single" w:sz="4" w:space="0" w:color="000000"/>
              <w:bottom w:val="single" w:sz="4" w:space="0" w:color="000000"/>
              <w:right w:val="single" w:sz="4" w:space="0" w:color="000000"/>
            </w:tcBorders>
            <w:tcPrChange w:id="1371" w:author="MKS CQS" w:date="2025-04-15T12:41:00Z" w16du:dateUtc="2025-04-15T04:41:00Z">
              <w:tcPr>
                <w:tcW w:w="192" w:type="pct"/>
                <w:tcBorders>
                  <w:top w:val="single" w:sz="4" w:space="0" w:color="000000"/>
                  <w:left w:val="single" w:sz="4" w:space="0" w:color="000000"/>
                  <w:bottom w:val="single" w:sz="4" w:space="0" w:color="000000"/>
                  <w:right w:val="single" w:sz="4" w:space="0" w:color="000000"/>
                </w:tcBorders>
              </w:tcPr>
            </w:tcPrChange>
          </w:tcPr>
          <w:p w14:paraId="6AB22F47" w14:textId="77777777" w:rsidR="008A4F87" w:rsidRPr="00302AD4" w:rsidRDefault="008A4F87" w:rsidP="008A4F87">
            <w:pPr>
              <w:spacing w:line="240" w:lineRule="auto"/>
              <w:ind w:left="5"/>
              <w:rPr>
                <w:rFonts w:ascii="Arial" w:hAnsi="Arial" w:cs="Arial"/>
                <w:sz w:val="16"/>
                <w:szCs w:val="16"/>
                <w:rPrChange w:id="1372" w:author="MSAR LEGAL" w:date="2025-04-14T10:18:00Z" w16du:dateUtc="2025-04-14T02:18:00Z">
                  <w:rPr/>
                </w:rPrChange>
              </w:rPr>
            </w:pPr>
            <w:r w:rsidRPr="00302AD4">
              <w:rPr>
                <w:rFonts w:ascii="Arial" w:hAnsi="Arial" w:cs="Arial"/>
                <w:sz w:val="16"/>
                <w:szCs w:val="16"/>
                <w:rPrChange w:id="1373" w:author="MSAR LEGAL" w:date="2025-04-14T10:18:00Z" w16du:dateUtc="2025-04-14T02:18:00Z">
                  <w:rPr>
                    <w:sz w:val="20"/>
                  </w:rPr>
                </w:rPrChange>
              </w:rPr>
              <w:t xml:space="preserve">(d)  </w:t>
            </w:r>
          </w:p>
        </w:tc>
        <w:tc>
          <w:tcPr>
            <w:tcW w:w="1135" w:type="pct"/>
            <w:gridSpan w:val="6"/>
            <w:tcBorders>
              <w:top w:val="single" w:sz="4" w:space="0" w:color="000000"/>
              <w:left w:val="single" w:sz="4" w:space="0" w:color="000000"/>
              <w:bottom w:val="single" w:sz="4" w:space="0" w:color="000000"/>
              <w:right w:val="single" w:sz="4" w:space="0" w:color="000000"/>
            </w:tcBorders>
            <w:tcPrChange w:id="1374" w:author="MKS CQS" w:date="2025-04-15T12:41:00Z" w16du:dateUtc="2025-04-15T04:41:00Z">
              <w:tcPr>
                <w:tcW w:w="1135" w:type="pct"/>
                <w:gridSpan w:val="11"/>
                <w:tcBorders>
                  <w:top w:val="single" w:sz="4" w:space="0" w:color="000000"/>
                  <w:left w:val="single" w:sz="4" w:space="0" w:color="000000"/>
                  <w:bottom w:val="single" w:sz="4" w:space="0" w:color="000000"/>
                  <w:right w:val="single" w:sz="4" w:space="0" w:color="000000"/>
                </w:tcBorders>
              </w:tcPr>
            </w:tcPrChange>
          </w:tcPr>
          <w:p w14:paraId="50CC9BF2" w14:textId="77777777" w:rsidR="008A4F87" w:rsidRPr="00302AD4" w:rsidRDefault="008A4F87" w:rsidP="008A4F87">
            <w:pPr>
              <w:spacing w:line="240" w:lineRule="auto"/>
              <w:ind w:left="6"/>
              <w:rPr>
                <w:rFonts w:ascii="Arial" w:hAnsi="Arial" w:cs="Arial"/>
                <w:sz w:val="16"/>
                <w:szCs w:val="16"/>
                <w:rPrChange w:id="1375" w:author="MSAR LEGAL" w:date="2025-04-14T10:18:00Z" w16du:dateUtc="2025-04-14T02:18:00Z">
                  <w:rPr/>
                </w:rPrChange>
              </w:rPr>
            </w:pPr>
            <w:r w:rsidRPr="00302AD4">
              <w:rPr>
                <w:rFonts w:ascii="Arial" w:hAnsi="Arial" w:cs="Arial"/>
                <w:sz w:val="16"/>
                <w:szCs w:val="16"/>
                <w:rPrChange w:id="1376" w:author="MSAR LEGAL" w:date="2025-04-14T10:18:00Z" w16du:dateUtc="2025-04-14T02:18:00Z">
                  <w:rPr>
                    <w:sz w:val="20"/>
                  </w:rPr>
                </w:rPrChange>
              </w:rPr>
              <w:t xml:space="preserve">Working Capital (current assets minus current liabilities) </w:t>
            </w:r>
          </w:p>
        </w:tc>
        <w:tc>
          <w:tcPr>
            <w:tcW w:w="1200" w:type="pct"/>
            <w:gridSpan w:val="4"/>
            <w:tcBorders>
              <w:top w:val="single" w:sz="4" w:space="0" w:color="000000"/>
              <w:left w:val="single" w:sz="4" w:space="0" w:color="000000"/>
              <w:bottom w:val="single" w:sz="4" w:space="0" w:color="000000"/>
              <w:right w:val="single" w:sz="4" w:space="0" w:color="000000"/>
            </w:tcBorders>
            <w:tcPrChange w:id="1377" w:author="MKS CQS" w:date="2025-04-15T12:41:00Z" w16du:dateUtc="2025-04-15T04:41:00Z">
              <w:tcPr>
                <w:tcW w:w="1157" w:type="pct"/>
                <w:gridSpan w:val="6"/>
                <w:tcBorders>
                  <w:top w:val="single" w:sz="4" w:space="0" w:color="000000"/>
                  <w:left w:val="single" w:sz="4" w:space="0" w:color="000000"/>
                  <w:bottom w:val="single" w:sz="4" w:space="0" w:color="000000"/>
                  <w:right w:val="single" w:sz="4" w:space="0" w:color="000000"/>
                </w:tcBorders>
              </w:tcPr>
            </w:tcPrChange>
          </w:tcPr>
          <w:p w14:paraId="548774FF" w14:textId="77777777" w:rsidR="008A4F87" w:rsidRPr="00302AD4" w:rsidRDefault="008A4F87" w:rsidP="008A4F87">
            <w:pPr>
              <w:spacing w:line="240" w:lineRule="auto"/>
              <w:ind w:left="6"/>
              <w:rPr>
                <w:rFonts w:ascii="Arial" w:hAnsi="Arial" w:cs="Arial"/>
                <w:sz w:val="16"/>
                <w:szCs w:val="16"/>
                <w:rPrChange w:id="1378" w:author="MSAR LEGAL" w:date="2025-04-14T10:18:00Z" w16du:dateUtc="2025-04-14T02:18:00Z">
                  <w:rPr/>
                </w:rPrChange>
              </w:rPr>
            </w:pPr>
            <w:r w:rsidRPr="00302AD4">
              <w:rPr>
                <w:rFonts w:ascii="Arial" w:hAnsi="Arial" w:cs="Arial"/>
                <w:sz w:val="16"/>
                <w:szCs w:val="16"/>
                <w:rPrChange w:id="1379" w:author="MSAR LEGAL" w:date="2025-04-14T10:18:00Z" w16du:dateUtc="2025-04-14T02:18:00Z">
                  <w:rPr>
                    <w:sz w:val="20"/>
                  </w:rPr>
                </w:rPrChange>
              </w:rPr>
              <w:t xml:space="preserve"> </w:t>
            </w:r>
          </w:p>
        </w:tc>
        <w:tc>
          <w:tcPr>
            <w:tcW w:w="1243" w:type="pct"/>
            <w:gridSpan w:val="4"/>
            <w:tcBorders>
              <w:top w:val="single" w:sz="4" w:space="0" w:color="000000"/>
              <w:left w:val="single" w:sz="4" w:space="0" w:color="000000"/>
              <w:bottom w:val="single" w:sz="4" w:space="0" w:color="000000"/>
              <w:right w:val="single" w:sz="4" w:space="0" w:color="000000"/>
            </w:tcBorders>
            <w:tcPrChange w:id="1380" w:author="MKS CQS" w:date="2025-04-15T12:41:00Z" w16du:dateUtc="2025-04-15T04:41:00Z">
              <w:tcPr>
                <w:tcW w:w="1159" w:type="pct"/>
                <w:gridSpan w:val="6"/>
                <w:tcBorders>
                  <w:top w:val="single" w:sz="4" w:space="0" w:color="000000"/>
                  <w:left w:val="single" w:sz="4" w:space="0" w:color="000000"/>
                  <w:bottom w:val="single" w:sz="4" w:space="0" w:color="000000"/>
                  <w:right w:val="single" w:sz="4" w:space="0" w:color="000000"/>
                </w:tcBorders>
              </w:tcPr>
            </w:tcPrChange>
          </w:tcPr>
          <w:p w14:paraId="6BA02B8F" w14:textId="77777777" w:rsidR="008A4F87" w:rsidRPr="00302AD4" w:rsidRDefault="008A4F87" w:rsidP="008A4F87">
            <w:pPr>
              <w:spacing w:line="240" w:lineRule="auto"/>
              <w:ind w:left="4"/>
              <w:rPr>
                <w:rFonts w:ascii="Arial" w:hAnsi="Arial" w:cs="Arial"/>
                <w:sz w:val="16"/>
                <w:szCs w:val="16"/>
                <w:rPrChange w:id="1381" w:author="MSAR LEGAL" w:date="2025-04-14T10:18:00Z" w16du:dateUtc="2025-04-14T02:18:00Z">
                  <w:rPr/>
                </w:rPrChange>
              </w:rPr>
            </w:pPr>
            <w:r w:rsidRPr="00302AD4">
              <w:rPr>
                <w:rFonts w:ascii="Arial" w:hAnsi="Arial" w:cs="Arial"/>
                <w:sz w:val="16"/>
                <w:szCs w:val="16"/>
                <w:rPrChange w:id="1382" w:author="MSAR LEGAL" w:date="2025-04-14T10:18:00Z" w16du:dateUtc="2025-04-14T02:18:00Z">
                  <w:rPr>
                    <w:sz w:val="20"/>
                  </w:rPr>
                </w:rPrChange>
              </w:rPr>
              <w:t xml:space="preserve"> </w:t>
            </w:r>
          </w:p>
        </w:tc>
        <w:tc>
          <w:tcPr>
            <w:tcW w:w="1230" w:type="pct"/>
            <w:gridSpan w:val="4"/>
            <w:tcBorders>
              <w:top w:val="single" w:sz="4" w:space="0" w:color="000000"/>
              <w:left w:val="single" w:sz="4" w:space="0" w:color="000000"/>
              <w:bottom w:val="single" w:sz="4" w:space="0" w:color="000000"/>
              <w:right w:val="single" w:sz="4" w:space="0" w:color="000000"/>
            </w:tcBorders>
            <w:tcPrChange w:id="1383" w:author="MKS CQS" w:date="2025-04-15T12:41:00Z" w16du:dateUtc="2025-04-15T04:41:00Z">
              <w:tcPr>
                <w:tcW w:w="1356" w:type="pct"/>
                <w:gridSpan w:val="12"/>
                <w:tcBorders>
                  <w:top w:val="single" w:sz="4" w:space="0" w:color="000000"/>
                  <w:left w:val="single" w:sz="4" w:space="0" w:color="000000"/>
                  <w:bottom w:val="single" w:sz="4" w:space="0" w:color="000000"/>
                  <w:right w:val="single" w:sz="4" w:space="0" w:color="000000"/>
                </w:tcBorders>
              </w:tcPr>
            </w:tcPrChange>
          </w:tcPr>
          <w:p w14:paraId="7AB3ED61" w14:textId="77777777" w:rsidR="008A4F87" w:rsidRPr="00302AD4" w:rsidRDefault="008A4F87" w:rsidP="008A4F87">
            <w:pPr>
              <w:spacing w:line="240" w:lineRule="auto"/>
              <w:ind w:left="6"/>
              <w:rPr>
                <w:rFonts w:ascii="Arial" w:hAnsi="Arial" w:cs="Arial"/>
                <w:sz w:val="16"/>
                <w:szCs w:val="16"/>
                <w:rPrChange w:id="1384" w:author="MSAR LEGAL" w:date="2025-04-14T10:18:00Z" w16du:dateUtc="2025-04-14T02:18:00Z">
                  <w:rPr/>
                </w:rPrChange>
              </w:rPr>
            </w:pPr>
            <w:r w:rsidRPr="00302AD4">
              <w:rPr>
                <w:rFonts w:ascii="Arial" w:hAnsi="Arial" w:cs="Arial"/>
                <w:sz w:val="16"/>
                <w:szCs w:val="16"/>
                <w:rPrChange w:id="1385" w:author="MSAR LEGAL" w:date="2025-04-14T10:18:00Z" w16du:dateUtc="2025-04-14T02:18:00Z">
                  <w:rPr>
                    <w:sz w:val="20"/>
                  </w:rPr>
                </w:rPrChange>
              </w:rPr>
              <w:t xml:space="preserve"> </w:t>
            </w:r>
          </w:p>
        </w:tc>
      </w:tr>
      <w:tr w:rsidR="003E5A27" w:rsidRPr="00302AD4" w14:paraId="09016927" w14:textId="77777777" w:rsidTr="004E0061">
        <w:tblPrEx>
          <w:tblPrExChange w:id="1386" w:author="MKS CQS" w:date="2025-04-15T12:40:00Z" w16du:dateUtc="2025-04-15T04:40:00Z">
            <w:tblPrEx>
              <w:tblW w:w="5000" w:type="pct"/>
            </w:tblPrEx>
          </w:tblPrExChange>
        </w:tblPrEx>
        <w:trPr>
          <w:trHeight w:val="254"/>
          <w:trPrChange w:id="1387" w:author="MKS CQS" w:date="2025-04-15T12:40:00Z" w16du:dateUtc="2025-04-15T04:40:00Z">
            <w:trPr>
              <w:gridAfter w:val="0"/>
              <w:trHeight w:val="254"/>
            </w:trPr>
          </w:trPrChange>
        </w:trPr>
        <w:tc>
          <w:tcPr>
            <w:tcW w:w="5000" w:type="pct"/>
            <w:gridSpan w:val="19"/>
            <w:tcBorders>
              <w:top w:val="single" w:sz="4" w:space="0" w:color="000000"/>
              <w:left w:val="single" w:sz="4" w:space="0" w:color="000000"/>
              <w:bottom w:val="single" w:sz="4" w:space="0" w:color="000000"/>
              <w:right w:val="single" w:sz="4" w:space="0" w:color="000000"/>
            </w:tcBorders>
            <w:tcPrChange w:id="1388" w:author="MKS CQS" w:date="2025-04-15T12:40:00Z" w16du:dateUtc="2025-04-15T04:40:00Z">
              <w:tcPr>
                <w:tcW w:w="5000" w:type="pct"/>
                <w:gridSpan w:val="34"/>
                <w:tcBorders>
                  <w:top w:val="single" w:sz="4" w:space="0" w:color="000000"/>
                  <w:left w:val="single" w:sz="4" w:space="0" w:color="000000"/>
                  <w:bottom w:val="single" w:sz="4" w:space="0" w:color="000000"/>
                  <w:right w:val="single" w:sz="4" w:space="0" w:color="000000"/>
                </w:tcBorders>
              </w:tcPr>
            </w:tcPrChange>
          </w:tcPr>
          <w:p w14:paraId="5E064E2A" w14:textId="77777777" w:rsidR="004E0061" w:rsidRDefault="004E0061" w:rsidP="008A4F87">
            <w:pPr>
              <w:spacing w:line="240" w:lineRule="auto"/>
              <w:ind w:right="21"/>
              <w:jc w:val="center"/>
              <w:rPr>
                <w:ins w:id="1389" w:author="MKS CQS" w:date="2025-04-15T12:41:00Z" w16du:dateUtc="2025-04-15T04:41:00Z"/>
                <w:rFonts w:ascii="Arial" w:hAnsi="Arial" w:cs="Arial"/>
                <w:sz w:val="16"/>
                <w:szCs w:val="16"/>
              </w:rPr>
            </w:pPr>
          </w:p>
          <w:p w14:paraId="4E049DCE" w14:textId="52F36213" w:rsidR="008A4F87" w:rsidRPr="00302AD4" w:rsidRDefault="008A4F87">
            <w:pPr>
              <w:spacing w:line="240" w:lineRule="auto"/>
              <w:ind w:right="21"/>
              <w:rPr>
                <w:ins w:id="1390" w:author="MSAR LEGAL" w:date="2025-04-14T10:03:00Z" w16du:dateUtc="2025-04-14T02:03:00Z"/>
                <w:rFonts w:ascii="Arial" w:hAnsi="Arial" w:cs="Arial"/>
                <w:sz w:val="16"/>
                <w:szCs w:val="16"/>
              </w:rPr>
              <w:pPrChange w:id="1391" w:author="MKS CQS" w:date="2025-04-15T12:41:00Z" w16du:dateUtc="2025-04-15T04:41:00Z">
                <w:pPr>
                  <w:spacing w:line="240" w:lineRule="auto"/>
                  <w:ind w:right="21"/>
                  <w:jc w:val="center"/>
                </w:pPr>
              </w:pPrChange>
            </w:pPr>
            <w:r w:rsidRPr="00302AD4">
              <w:rPr>
                <w:rFonts w:ascii="Arial" w:hAnsi="Arial" w:cs="Arial"/>
                <w:sz w:val="16"/>
                <w:szCs w:val="16"/>
                <w:rPrChange w:id="1392" w:author="MSAR LEGAL" w:date="2025-04-14T10:18:00Z" w16du:dateUtc="2025-04-14T02:18:00Z">
                  <w:rPr>
                    <w:sz w:val="20"/>
                  </w:rPr>
                </w:rPrChange>
              </w:rPr>
              <w:t xml:space="preserve">Current Credit Resources form Banks and Financial Institution / Supplier </w:t>
            </w:r>
          </w:p>
          <w:p w14:paraId="440639D7" w14:textId="77777777" w:rsidR="00C76D8F" w:rsidRPr="00302AD4" w:rsidRDefault="00C76D8F" w:rsidP="008A4F87">
            <w:pPr>
              <w:spacing w:line="240" w:lineRule="auto"/>
              <w:ind w:right="21"/>
              <w:jc w:val="center"/>
              <w:rPr>
                <w:ins w:id="1393" w:author="MSAR LEGAL" w:date="2025-04-14T10:03:00Z" w16du:dateUtc="2025-04-14T02:03:00Z"/>
                <w:rFonts w:ascii="Arial" w:hAnsi="Arial" w:cs="Arial"/>
                <w:sz w:val="16"/>
                <w:szCs w:val="16"/>
              </w:rPr>
            </w:pPr>
          </w:p>
          <w:p w14:paraId="417B6155" w14:textId="4E90E0E8" w:rsidR="00C76D8F" w:rsidRPr="00302AD4" w:rsidDel="004E0061" w:rsidRDefault="00C76D8F" w:rsidP="00C76D8F">
            <w:pPr>
              <w:spacing w:line="240" w:lineRule="auto"/>
              <w:rPr>
                <w:ins w:id="1394" w:author="MSAR LEGAL" w:date="2025-04-14T10:03:00Z" w16du:dateUtc="2025-04-14T02:03:00Z"/>
                <w:del w:id="1395" w:author="MKS CQS" w:date="2025-04-15T12:42:00Z" w16du:dateUtc="2025-04-15T04:42:00Z"/>
                <w:rFonts w:ascii="Arial" w:hAnsi="Arial" w:cs="Arial"/>
                <w:sz w:val="16"/>
                <w:szCs w:val="16"/>
              </w:rPr>
            </w:pPr>
            <w:ins w:id="1396" w:author="MSAR LEGAL" w:date="2025-04-14T10:03:00Z" w16du:dateUtc="2025-04-14T02:03:00Z">
              <w:r w:rsidRPr="00302AD4">
                <w:rPr>
                  <w:rFonts w:ascii="Arial" w:hAnsi="Arial" w:cs="Arial"/>
                  <w:sz w:val="16"/>
                  <w:szCs w:val="16"/>
                </w:rPr>
                <w:t xml:space="preserve">Does the Company have any credit facilities?              </w:t>
              </w:r>
              <w:del w:id="1397" w:author="MKS CQS" w:date="2025-04-15T12:42:00Z" w16du:dateUtc="2025-04-15T04:42:00Z">
                <w:r w:rsidRPr="00302AD4" w:rsidDel="004E0061">
                  <w:rPr>
                    <w:rFonts w:ascii="Arial" w:hAnsi="Arial" w:cs="Arial"/>
                    <w:sz w:val="16"/>
                    <w:szCs w:val="16"/>
                  </w:rPr>
                  <w:delText xml:space="preserve">                                                                                                                            </w:delText>
                </w:r>
              </w:del>
              <w:r w:rsidRPr="00302AD4">
                <w:rPr>
                  <w:rFonts w:ascii="Arial" w:hAnsi="Arial" w:cs="Arial"/>
                  <w:sz w:val="16"/>
                  <w:szCs w:val="16"/>
                </w:rPr>
                <w:t xml:space="preserve"> </w:t>
              </w:r>
            </w:ins>
            <w:customXmlInsRangeStart w:id="1398" w:author="MSAR LEGAL" w:date="2025-04-14T10:03:00Z"/>
            <w:sdt>
              <w:sdtPr>
                <w:rPr>
                  <w:rFonts w:ascii="Arial" w:hAnsi="Arial" w:cs="Arial"/>
                  <w:sz w:val="16"/>
                  <w:szCs w:val="16"/>
                </w:rPr>
                <w:id w:val="137617793"/>
                <w14:checkbox>
                  <w14:checked w14:val="0"/>
                  <w14:checkedState w14:val="00FC" w14:font="Wingdings"/>
                  <w14:uncheckedState w14:val="2610" w14:font="MS Gothic"/>
                </w14:checkbox>
              </w:sdtPr>
              <w:sdtEndPr/>
              <w:sdtContent>
                <w:customXmlInsRangeEnd w:id="1398"/>
                <w:ins w:id="1399" w:author="MSAR LEGAL" w:date="2025-04-14T10:03:00Z" w16du:dateUtc="2025-04-14T02:03:00Z">
                  <w:r w:rsidRPr="00302AD4">
                    <w:rPr>
                      <w:rFonts w:ascii="Segoe UI Symbol" w:eastAsia="MS Gothic" w:hAnsi="Segoe UI Symbol" w:cs="Segoe UI Symbol"/>
                      <w:sz w:val="16"/>
                      <w:szCs w:val="16"/>
                    </w:rPr>
                    <w:t>☐</w:t>
                  </w:r>
                </w:ins>
                <w:customXmlInsRangeStart w:id="1400" w:author="MSAR LEGAL" w:date="2025-04-14T10:03:00Z"/>
              </w:sdtContent>
            </w:sdt>
            <w:customXmlInsRangeEnd w:id="1400"/>
            <w:ins w:id="1401" w:author="MSAR LEGAL" w:date="2025-04-14T10:03:00Z" w16du:dateUtc="2025-04-14T02:03:00Z">
              <w:r w:rsidRPr="00302AD4">
                <w:rPr>
                  <w:rFonts w:ascii="Arial" w:hAnsi="Arial" w:cs="Arial"/>
                  <w:sz w:val="16"/>
                  <w:szCs w:val="16"/>
                </w:rPr>
                <w:t xml:space="preserve"> Ye</w:t>
              </w:r>
            </w:ins>
            <w:ins w:id="1402" w:author="MKS CQS" w:date="2025-04-15T12:42:00Z" w16du:dateUtc="2025-04-15T04:42:00Z">
              <w:r w:rsidR="004E0061">
                <w:rPr>
                  <w:rFonts w:ascii="Arial" w:hAnsi="Arial" w:cs="Arial"/>
                  <w:sz w:val="16"/>
                  <w:szCs w:val="16"/>
                </w:rPr>
                <w:t xml:space="preserve">s                 </w:t>
              </w:r>
            </w:ins>
            <w:ins w:id="1403" w:author="MSAR LEGAL" w:date="2025-04-14T10:03:00Z" w16du:dateUtc="2025-04-14T02:03:00Z">
              <w:del w:id="1404" w:author="MKS CQS" w:date="2025-04-15T12:42:00Z" w16du:dateUtc="2025-04-15T04:42:00Z">
                <w:r w:rsidRPr="00302AD4" w:rsidDel="004E0061">
                  <w:rPr>
                    <w:rFonts w:ascii="Arial" w:hAnsi="Arial" w:cs="Arial"/>
                    <w:sz w:val="16"/>
                    <w:szCs w:val="16"/>
                  </w:rPr>
                  <w:delText>s</w:delText>
                </w:r>
              </w:del>
            </w:ins>
          </w:p>
          <w:p w14:paraId="3551E3E7" w14:textId="77777777" w:rsidR="00C76D8F" w:rsidRDefault="00C76D8F" w:rsidP="004E0061">
            <w:pPr>
              <w:spacing w:line="240" w:lineRule="auto"/>
              <w:rPr>
                <w:ins w:id="1405" w:author="MKS CQS" w:date="2025-04-15T12:42:00Z" w16du:dateUtc="2025-04-15T04:42:00Z"/>
                <w:rFonts w:ascii="Arial" w:hAnsi="Arial" w:cs="Arial"/>
                <w:sz w:val="16"/>
                <w:szCs w:val="16"/>
              </w:rPr>
            </w:pPr>
            <w:ins w:id="1406" w:author="MSAR LEGAL" w:date="2025-04-14T10:03:00Z" w16du:dateUtc="2025-04-14T02:03:00Z">
              <w:del w:id="1407" w:author="MKS CQS" w:date="2025-04-15T12:42:00Z" w16du:dateUtc="2025-04-15T04:42:00Z">
                <w:r w:rsidRPr="00302AD4" w:rsidDel="004E0061">
                  <w:rPr>
                    <w:rFonts w:ascii="Arial" w:hAnsi="Arial" w:cs="Arial"/>
                    <w:sz w:val="16"/>
                    <w:szCs w:val="16"/>
                  </w:rPr>
                  <w:tab/>
                </w:r>
                <w:r w:rsidRPr="00302AD4" w:rsidDel="004E0061">
                  <w:rPr>
                    <w:rFonts w:ascii="Arial" w:hAnsi="Arial" w:cs="Arial"/>
                    <w:sz w:val="16"/>
                    <w:szCs w:val="16"/>
                  </w:rPr>
                  <w:tab/>
                </w:r>
                <w:r w:rsidRPr="00302AD4" w:rsidDel="004E0061">
                  <w:rPr>
                    <w:rFonts w:ascii="Arial" w:hAnsi="Arial" w:cs="Arial"/>
                    <w:sz w:val="16"/>
                    <w:szCs w:val="16"/>
                  </w:rPr>
                  <w:tab/>
                </w:r>
                <w:r w:rsidRPr="00302AD4" w:rsidDel="004E0061">
                  <w:rPr>
                    <w:rFonts w:ascii="Arial" w:hAnsi="Arial" w:cs="Arial"/>
                    <w:sz w:val="16"/>
                    <w:szCs w:val="16"/>
                  </w:rPr>
                  <w:tab/>
                </w:r>
                <w:r w:rsidRPr="00302AD4" w:rsidDel="004E0061">
                  <w:rPr>
                    <w:rFonts w:ascii="Arial" w:hAnsi="Arial" w:cs="Arial"/>
                    <w:sz w:val="16"/>
                    <w:szCs w:val="16"/>
                  </w:rPr>
                  <w:tab/>
                </w:r>
                <w:r w:rsidRPr="00302AD4" w:rsidDel="004E0061">
                  <w:rPr>
                    <w:rFonts w:ascii="Arial" w:hAnsi="Arial" w:cs="Arial"/>
                    <w:sz w:val="16"/>
                    <w:szCs w:val="16"/>
                  </w:rPr>
                  <w:tab/>
                </w:r>
                <w:r w:rsidRPr="00302AD4" w:rsidDel="004E0061">
                  <w:rPr>
                    <w:rFonts w:ascii="Arial" w:hAnsi="Arial" w:cs="Arial"/>
                    <w:sz w:val="16"/>
                    <w:szCs w:val="16"/>
                  </w:rPr>
                  <w:tab/>
                </w:r>
                <w:r w:rsidRPr="00302AD4" w:rsidDel="004E0061">
                  <w:rPr>
                    <w:rFonts w:ascii="Arial" w:hAnsi="Arial" w:cs="Arial"/>
                    <w:sz w:val="16"/>
                    <w:szCs w:val="16"/>
                  </w:rPr>
                  <w:tab/>
                </w:r>
                <w:r w:rsidRPr="00302AD4" w:rsidDel="004E0061">
                  <w:rPr>
                    <w:rFonts w:ascii="Arial" w:hAnsi="Arial" w:cs="Arial"/>
                    <w:sz w:val="16"/>
                    <w:szCs w:val="16"/>
                  </w:rPr>
                  <w:tab/>
                </w:r>
                <w:r w:rsidRPr="00302AD4" w:rsidDel="004E0061">
                  <w:rPr>
                    <w:rFonts w:ascii="Arial" w:hAnsi="Arial" w:cs="Arial"/>
                    <w:sz w:val="16"/>
                    <w:szCs w:val="16"/>
                  </w:rPr>
                  <w:tab/>
                </w:r>
                <w:r w:rsidRPr="00302AD4" w:rsidDel="004E0061">
                  <w:rPr>
                    <w:rFonts w:ascii="Arial" w:hAnsi="Arial" w:cs="Arial"/>
                    <w:sz w:val="16"/>
                    <w:szCs w:val="16"/>
                  </w:rPr>
                  <w:tab/>
                </w:r>
                <w:r w:rsidRPr="00302AD4" w:rsidDel="004E0061">
                  <w:rPr>
                    <w:rFonts w:ascii="Arial" w:hAnsi="Arial" w:cs="Arial"/>
                    <w:sz w:val="16"/>
                    <w:szCs w:val="16"/>
                  </w:rPr>
                  <w:tab/>
                </w:r>
                <w:r w:rsidRPr="00302AD4" w:rsidDel="004E0061">
                  <w:rPr>
                    <w:rFonts w:ascii="Arial" w:hAnsi="Arial" w:cs="Arial"/>
                    <w:sz w:val="16"/>
                    <w:szCs w:val="16"/>
                  </w:rPr>
                  <w:tab/>
                  <w:delText xml:space="preserve">     </w:delText>
                </w:r>
              </w:del>
              <w:r w:rsidRPr="00302AD4">
                <w:rPr>
                  <w:rFonts w:ascii="Arial" w:hAnsi="Arial" w:cs="Arial"/>
                  <w:sz w:val="16"/>
                  <w:szCs w:val="16"/>
                </w:rPr>
                <w:t xml:space="preserve"> </w:t>
              </w:r>
            </w:ins>
            <w:customXmlInsRangeStart w:id="1408" w:author="MSAR LEGAL" w:date="2025-04-14T10:03:00Z"/>
            <w:sdt>
              <w:sdtPr>
                <w:rPr>
                  <w:rFonts w:ascii="Arial" w:hAnsi="Arial" w:cs="Arial"/>
                  <w:sz w:val="16"/>
                  <w:szCs w:val="16"/>
                </w:rPr>
                <w:id w:val="-2042882080"/>
                <w14:checkbox>
                  <w14:checked w14:val="0"/>
                  <w14:checkedState w14:val="00FC" w14:font="Wingdings"/>
                  <w14:uncheckedState w14:val="2610" w14:font="MS Gothic"/>
                </w14:checkbox>
              </w:sdtPr>
              <w:sdtEndPr/>
              <w:sdtContent>
                <w:customXmlInsRangeEnd w:id="1408"/>
                <w:ins w:id="1409" w:author="MSAR LEGAL" w:date="2025-04-14T10:03:00Z" w16du:dateUtc="2025-04-14T02:03:00Z">
                  <w:r w:rsidRPr="00302AD4">
                    <w:rPr>
                      <w:rFonts w:ascii="Segoe UI Symbol" w:eastAsia="MS Gothic" w:hAnsi="Segoe UI Symbol" w:cs="Segoe UI Symbol"/>
                      <w:sz w:val="16"/>
                      <w:szCs w:val="16"/>
                    </w:rPr>
                    <w:t>☐</w:t>
                  </w:r>
                </w:ins>
                <w:customXmlInsRangeStart w:id="1410" w:author="MSAR LEGAL" w:date="2025-04-14T10:03:00Z"/>
              </w:sdtContent>
            </w:sdt>
            <w:customXmlInsRangeEnd w:id="1410"/>
            <w:ins w:id="1411" w:author="MSAR LEGAL" w:date="2025-04-14T10:03:00Z" w16du:dateUtc="2025-04-14T02:03:00Z">
              <w:r w:rsidRPr="00302AD4">
                <w:rPr>
                  <w:rFonts w:ascii="Arial" w:hAnsi="Arial" w:cs="Arial"/>
                  <w:sz w:val="16"/>
                  <w:szCs w:val="16"/>
                </w:rPr>
                <w:t xml:space="preserve"> No</w:t>
              </w:r>
            </w:ins>
          </w:p>
          <w:p w14:paraId="793282FB" w14:textId="77777777" w:rsidR="004E0061" w:rsidRPr="00302AD4" w:rsidRDefault="004E0061">
            <w:pPr>
              <w:spacing w:line="240" w:lineRule="auto"/>
              <w:rPr>
                <w:ins w:id="1412" w:author="MSAR LEGAL" w:date="2025-04-14T10:03:00Z" w16du:dateUtc="2025-04-14T02:03:00Z"/>
                <w:rFonts w:ascii="Arial" w:hAnsi="Arial" w:cs="Arial"/>
                <w:sz w:val="16"/>
                <w:szCs w:val="16"/>
              </w:rPr>
              <w:pPrChange w:id="1413" w:author="MKS CQS" w:date="2025-04-15T12:42:00Z" w16du:dateUtc="2025-04-15T04:42:00Z">
                <w:pPr/>
              </w:pPrChange>
            </w:pPr>
          </w:p>
          <w:p w14:paraId="21A0EF95" w14:textId="77777777" w:rsidR="00C76D8F" w:rsidRPr="00302AD4" w:rsidRDefault="00C76D8F" w:rsidP="00C76D8F">
            <w:pPr>
              <w:rPr>
                <w:ins w:id="1414" w:author="MSAR LEGAL" w:date="2025-04-14T10:03:00Z" w16du:dateUtc="2025-04-14T02:03:00Z"/>
                <w:rFonts w:ascii="Arial" w:hAnsi="Arial" w:cs="Arial"/>
                <w:sz w:val="16"/>
                <w:szCs w:val="16"/>
              </w:rPr>
            </w:pPr>
            <w:ins w:id="1415" w:author="MSAR LEGAL" w:date="2025-04-14T10:03:00Z" w16du:dateUtc="2025-04-14T02:03:00Z">
              <w:r w:rsidRPr="00302AD4">
                <w:rPr>
                  <w:rFonts w:ascii="Arial" w:hAnsi="Arial" w:cs="Arial"/>
                  <w:sz w:val="16"/>
                  <w:szCs w:val="16"/>
                </w:rPr>
                <w:t>If yes, please provide details.</w:t>
              </w:r>
            </w:ins>
          </w:p>
          <w:p w14:paraId="7D2065FE" w14:textId="24B33622" w:rsidR="00C76D8F" w:rsidRPr="00302AD4" w:rsidRDefault="00C76D8F" w:rsidP="00C76D8F">
            <w:pPr>
              <w:rPr>
                <w:ins w:id="1416" w:author="MSAR LEGAL" w:date="2025-04-14T10:03:00Z" w16du:dateUtc="2025-04-14T02:03:00Z"/>
                <w:rFonts w:ascii="Arial" w:hAnsi="Arial" w:cs="Arial"/>
                <w:sz w:val="16"/>
                <w:szCs w:val="16"/>
              </w:rPr>
            </w:pPr>
            <w:ins w:id="1417" w:author="MSAR LEGAL" w:date="2025-04-14T10:03:00Z" w16du:dateUtc="2025-04-14T02:03:00Z">
              <w:r w:rsidRPr="00302AD4">
                <w:rPr>
                  <w:rFonts w:ascii="Arial" w:hAnsi="Arial" w:cs="Arial"/>
                  <w:sz w:val="16"/>
                  <w:szCs w:val="16"/>
                </w:rPr>
                <w:t xml:space="preserve">(Please include </w:t>
              </w:r>
              <w:del w:id="1418" w:author="Razlan Radzi" w:date="2025-04-14T10:28:00Z" w16du:dateUtc="2025-04-14T02:28:00Z">
                <w:r w:rsidRPr="00302AD4" w:rsidDel="00B05FB6">
                  <w:rPr>
                    <w:rFonts w:ascii="Arial" w:hAnsi="Arial" w:cs="Arial"/>
                    <w:sz w:val="16"/>
                    <w:szCs w:val="16"/>
                  </w:rPr>
                  <w:delText>Referral</w:delText>
                </w:r>
              </w:del>
            </w:ins>
            <w:ins w:id="1419" w:author="Razlan Radzi" w:date="2025-04-14T10:28:00Z" w16du:dateUtc="2025-04-14T02:28:00Z">
              <w:r w:rsidR="00B05FB6">
                <w:rPr>
                  <w:rFonts w:ascii="Arial" w:hAnsi="Arial" w:cs="Arial"/>
                  <w:sz w:val="16"/>
                  <w:szCs w:val="16"/>
                </w:rPr>
                <w:t>Offer</w:t>
              </w:r>
            </w:ins>
            <w:ins w:id="1420" w:author="MSAR LEGAL" w:date="2025-04-14T10:03:00Z" w16du:dateUtc="2025-04-14T02:03:00Z">
              <w:r w:rsidRPr="00302AD4">
                <w:rPr>
                  <w:rFonts w:ascii="Arial" w:hAnsi="Arial" w:cs="Arial"/>
                  <w:sz w:val="16"/>
                  <w:szCs w:val="16"/>
                </w:rPr>
                <w:t xml:space="preserve"> Letter from bank if applicable.)</w:t>
              </w:r>
            </w:ins>
          </w:p>
          <w:p w14:paraId="096529CE" w14:textId="77777777" w:rsidR="00C76D8F" w:rsidRPr="00302AD4" w:rsidRDefault="00C76D8F" w:rsidP="008A4F87">
            <w:pPr>
              <w:spacing w:line="240" w:lineRule="auto"/>
              <w:ind w:right="21"/>
              <w:jc w:val="center"/>
              <w:rPr>
                <w:rFonts w:ascii="Arial" w:hAnsi="Arial" w:cs="Arial"/>
                <w:sz w:val="16"/>
                <w:szCs w:val="16"/>
                <w:rPrChange w:id="1421" w:author="MSAR LEGAL" w:date="2025-04-14T10:18:00Z" w16du:dateUtc="2025-04-14T02:18:00Z">
                  <w:rPr/>
                </w:rPrChange>
              </w:rPr>
            </w:pPr>
          </w:p>
        </w:tc>
      </w:tr>
      <w:tr w:rsidR="004E0061" w:rsidRPr="00302AD4" w14:paraId="3C36C4C0" w14:textId="51571A7C" w:rsidTr="00EA1A00">
        <w:tblPrEx>
          <w:tblPrExChange w:id="1422" w:author="MKS CQS" w:date="2025-04-15T13:07:00Z" w16du:dateUtc="2025-04-15T05:07:00Z">
            <w:tblPrEx>
              <w:tblLayout w:type="fixed"/>
            </w:tblPrEx>
          </w:tblPrExChange>
        </w:tblPrEx>
        <w:trPr>
          <w:trHeight w:val="499"/>
          <w:trPrChange w:id="1423" w:author="MKS CQS" w:date="2025-04-15T13:07:00Z" w16du:dateUtc="2025-04-15T05:07:00Z">
            <w:trPr>
              <w:trHeight w:val="499"/>
            </w:trPr>
          </w:trPrChange>
        </w:trPr>
        <w:tc>
          <w:tcPr>
            <w:tcW w:w="619" w:type="pct"/>
            <w:gridSpan w:val="3"/>
            <w:tcBorders>
              <w:top w:val="single" w:sz="4" w:space="0" w:color="000000"/>
              <w:left w:val="single" w:sz="4" w:space="0" w:color="000000"/>
              <w:bottom w:val="single" w:sz="4" w:space="0" w:color="000000"/>
              <w:right w:val="single" w:sz="4" w:space="0" w:color="000000"/>
            </w:tcBorders>
            <w:shd w:val="clear" w:color="auto" w:fill="D9E2F3" w:themeFill="accent1" w:themeFillTint="33"/>
            <w:tcPrChange w:id="1424" w:author="MKS CQS" w:date="2025-04-15T13:07:00Z" w16du:dateUtc="2025-04-15T05:07:00Z">
              <w:tcPr>
                <w:tcW w:w="619" w:type="pct"/>
                <w:gridSpan w:val="4"/>
                <w:tcBorders>
                  <w:top w:val="single" w:sz="4" w:space="0" w:color="000000"/>
                  <w:left w:val="single" w:sz="4" w:space="0" w:color="000000"/>
                  <w:bottom w:val="single" w:sz="4" w:space="0" w:color="000000"/>
                  <w:right w:val="single" w:sz="4" w:space="0" w:color="000000"/>
                </w:tcBorders>
              </w:tcPr>
            </w:tcPrChange>
          </w:tcPr>
          <w:p w14:paraId="162BC22E" w14:textId="77777777" w:rsidR="00F2141B" w:rsidRPr="004E0061" w:rsidRDefault="00F2141B" w:rsidP="008A4F87">
            <w:pPr>
              <w:spacing w:line="240" w:lineRule="auto"/>
              <w:ind w:right="2"/>
              <w:jc w:val="center"/>
              <w:rPr>
                <w:rFonts w:ascii="Arial" w:hAnsi="Arial" w:cs="Arial"/>
                <w:b/>
                <w:bCs/>
                <w:sz w:val="16"/>
                <w:szCs w:val="16"/>
                <w:rPrChange w:id="1425" w:author="MKS CQS" w:date="2025-04-15T12:42:00Z" w16du:dateUtc="2025-04-15T04:42:00Z">
                  <w:rPr/>
                </w:rPrChange>
              </w:rPr>
            </w:pPr>
            <w:r w:rsidRPr="004E0061">
              <w:rPr>
                <w:rFonts w:ascii="Arial" w:hAnsi="Arial" w:cs="Arial"/>
                <w:b/>
                <w:bCs/>
                <w:sz w:val="16"/>
                <w:szCs w:val="16"/>
                <w:rPrChange w:id="1426" w:author="MKS CQS" w:date="2025-04-15T12:42:00Z" w16du:dateUtc="2025-04-15T04:42:00Z">
                  <w:rPr>
                    <w:sz w:val="20"/>
                  </w:rPr>
                </w:rPrChange>
              </w:rPr>
              <w:t xml:space="preserve">Type of Credit Facilities </w:t>
            </w:r>
          </w:p>
        </w:tc>
        <w:tc>
          <w:tcPr>
            <w:tcW w:w="1290" w:type="pct"/>
            <w:gridSpan w:val="5"/>
            <w:tcBorders>
              <w:top w:val="single" w:sz="4" w:space="0" w:color="000000"/>
              <w:left w:val="single" w:sz="4" w:space="0" w:color="000000"/>
              <w:bottom w:val="single" w:sz="4" w:space="0" w:color="000000"/>
              <w:right w:val="single" w:sz="4" w:space="0" w:color="000000"/>
            </w:tcBorders>
            <w:shd w:val="clear" w:color="auto" w:fill="D9E2F3" w:themeFill="accent1" w:themeFillTint="33"/>
            <w:tcPrChange w:id="1427" w:author="MKS CQS" w:date="2025-04-15T13:07:00Z" w16du:dateUtc="2025-04-15T05:07:00Z">
              <w:tcPr>
                <w:tcW w:w="1290" w:type="pct"/>
                <w:gridSpan w:val="10"/>
                <w:tcBorders>
                  <w:top w:val="single" w:sz="4" w:space="0" w:color="000000"/>
                  <w:left w:val="single" w:sz="4" w:space="0" w:color="000000"/>
                  <w:bottom w:val="single" w:sz="4" w:space="0" w:color="000000"/>
                  <w:right w:val="single" w:sz="4" w:space="0" w:color="000000"/>
                </w:tcBorders>
              </w:tcPr>
            </w:tcPrChange>
          </w:tcPr>
          <w:p w14:paraId="27C51D5A" w14:textId="77777777" w:rsidR="00F2141B" w:rsidRPr="004E0061" w:rsidRDefault="00F2141B" w:rsidP="008A4F87">
            <w:pPr>
              <w:spacing w:line="240" w:lineRule="auto"/>
              <w:jc w:val="center"/>
              <w:rPr>
                <w:rFonts w:ascii="Arial" w:hAnsi="Arial" w:cs="Arial"/>
                <w:b/>
                <w:bCs/>
                <w:sz w:val="16"/>
                <w:szCs w:val="16"/>
                <w:rPrChange w:id="1428" w:author="MKS CQS" w:date="2025-04-15T12:42:00Z" w16du:dateUtc="2025-04-15T04:42:00Z">
                  <w:rPr/>
                </w:rPrChange>
              </w:rPr>
            </w:pPr>
            <w:r w:rsidRPr="004E0061">
              <w:rPr>
                <w:rFonts w:ascii="Arial" w:hAnsi="Arial" w:cs="Arial"/>
                <w:b/>
                <w:bCs/>
                <w:sz w:val="16"/>
                <w:szCs w:val="16"/>
                <w:rPrChange w:id="1429" w:author="MKS CQS" w:date="2025-04-15T12:42:00Z" w16du:dateUtc="2025-04-15T04:42:00Z">
                  <w:rPr>
                    <w:sz w:val="20"/>
                  </w:rPr>
                </w:rPrChange>
              </w:rPr>
              <w:t xml:space="preserve">Bank/Financial Institution/ Supplier </w:t>
            </w:r>
          </w:p>
        </w:tc>
        <w:tc>
          <w:tcPr>
            <w:tcW w:w="961" w:type="pct"/>
            <w:gridSpan w:val="4"/>
            <w:tcBorders>
              <w:top w:val="single" w:sz="4" w:space="0" w:color="000000"/>
              <w:left w:val="single" w:sz="4" w:space="0" w:color="000000"/>
              <w:bottom w:val="single" w:sz="4" w:space="0" w:color="000000"/>
              <w:right w:val="single" w:sz="4" w:space="0" w:color="auto"/>
            </w:tcBorders>
            <w:shd w:val="clear" w:color="auto" w:fill="D9E2F3" w:themeFill="accent1" w:themeFillTint="33"/>
            <w:tcPrChange w:id="1430" w:author="MKS CQS" w:date="2025-04-15T13:07:00Z" w16du:dateUtc="2025-04-15T05:07:00Z">
              <w:tcPr>
                <w:tcW w:w="961" w:type="pct"/>
                <w:gridSpan w:val="7"/>
                <w:tcBorders>
                  <w:top w:val="single" w:sz="4" w:space="0" w:color="000000"/>
                  <w:left w:val="single" w:sz="4" w:space="0" w:color="000000"/>
                  <w:bottom w:val="single" w:sz="4" w:space="0" w:color="000000"/>
                  <w:right w:val="single" w:sz="4" w:space="0" w:color="auto"/>
                </w:tcBorders>
              </w:tcPr>
            </w:tcPrChange>
          </w:tcPr>
          <w:p w14:paraId="5003D9D7" w14:textId="77777777" w:rsidR="00F2141B" w:rsidRPr="004E0061" w:rsidRDefault="00F2141B" w:rsidP="008A4F87">
            <w:pPr>
              <w:spacing w:line="240" w:lineRule="auto"/>
              <w:ind w:right="23"/>
              <w:jc w:val="center"/>
              <w:rPr>
                <w:rFonts w:ascii="Arial" w:hAnsi="Arial" w:cs="Arial"/>
                <w:b/>
                <w:bCs/>
                <w:sz w:val="16"/>
                <w:szCs w:val="16"/>
                <w:rPrChange w:id="1431" w:author="MKS CQS" w:date="2025-04-15T12:42:00Z" w16du:dateUtc="2025-04-15T04:42:00Z">
                  <w:rPr/>
                </w:rPrChange>
              </w:rPr>
            </w:pPr>
            <w:r w:rsidRPr="004E0061">
              <w:rPr>
                <w:rFonts w:ascii="Arial" w:hAnsi="Arial" w:cs="Arial"/>
                <w:b/>
                <w:bCs/>
                <w:sz w:val="16"/>
                <w:szCs w:val="16"/>
                <w:rPrChange w:id="1432" w:author="MKS CQS" w:date="2025-04-15T12:42:00Z" w16du:dateUtc="2025-04-15T04:42:00Z">
                  <w:rPr>
                    <w:sz w:val="20"/>
                  </w:rPr>
                </w:rPrChange>
              </w:rPr>
              <w:t xml:space="preserve">Total Amount (RM) </w:t>
            </w:r>
          </w:p>
        </w:tc>
        <w:tc>
          <w:tcPr>
            <w:tcW w:w="686" w:type="pct"/>
            <w:tcBorders>
              <w:top w:val="single" w:sz="4" w:space="0" w:color="000000"/>
              <w:left w:val="single" w:sz="4" w:space="0" w:color="auto"/>
              <w:bottom w:val="single" w:sz="4" w:space="0" w:color="000000"/>
              <w:right w:val="single" w:sz="4" w:space="0" w:color="000000"/>
            </w:tcBorders>
            <w:shd w:val="clear" w:color="auto" w:fill="D9E2F3" w:themeFill="accent1" w:themeFillTint="33"/>
            <w:tcPrChange w:id="1433" w:author="MKS CQS" w:date="2025-04-15T13:07:00Z" w16du:dateUtc="2025-04-15T05:07:00Z">
              <w:tcPr>
                <w:tcW w:w="899" w:type="pct"/>
                <w:gridSpan w:val="6"/>
                <w:tcBorders>
                  <w:top w:val="single" w:sz="4" w:space="0" w:color="000000"/>
                  <w:left w:val="single" w:sz="4" w:space="0" w:color="auto"/>
                  <w:bottom w:val="single" w:sz="4" w:space="0" w:color="000000"/>
                  <w:right w:val="single" w:sz="4" w:space="0" w:color="000000"/>
                </w:tcBorders>
              </w:tcPr>
            </w:tcPrChange>
          </w:tcPr>
          <w:p w14:paraId="3F89A975" w14:textId="673CA288" w:rsidR="00F2141B" w:rsidRPr="004E0061" w:rsidRDefault="00F2141B" w:rsidP="00F2141B">
            <w:pPr>
              <w:spacing w:line="240" w:lineRule="auto"/>
              <w:ind w:right="23"/>
              <w:jc w:val="center"/>
              <w:rPr>
                <w:rFonts w:ascii="Arial" w:hAnsi="Arial" w:cs="Arial"/>
                <w:b/>
                <w:bCs/>
                <w:sz w:val="16"/>
                <w:szCs w:val="16"/>
                <w:rPrChange w:id="1434" w:author="MKS CQS" w:date="2025-04-15T12:42:00Z" w16du:dateUtc="2025-04-15T04:42:00Z">
                  <w:rPr>
                    <w:rFonts w:ascii="Arial" w:hAnsi="Arial" w:cs="Arial"/>
                    <w:sz w:val="16"/>
                    <w:szCs w:val="16"/>
                  </w:rPr>
                </w:rPrChange>
              </w:rPr>
            </w:pPr>
            <w:ins w:id="1435" w:author="MSAR LEGAL" w:date="2025-04-14T10:04:00Z" w16du:dateUtc="2025-04-14T02:04:00Z">
              <w:r w:rsidRPr="004E0061">
                <w:rPr>
                  <w:rFonts w:ascii="Arial" w:hAnsi="Arial" w:cs="Arial"/>
                  <w:b/>
                  <w:bCs/>
                  <w:sz w:val="16"/>
                  <w:szCs w:val="16"/>
                  <w:rPrChange w:id="1436" w:author="MKS CQS" w:date="2025-04-15T12:42:00Z" w16du:dateUtc="2025-04-15T04:42:00Z">
                    <w:rPr>
                      <w:rFonts w:ascii="Arial" w:hAnsi="Arial" w:cs="Arial"/>
                      <w:sz w:val="16"/>
                      <w:szCs w:val="16"/>
                    </w:rPr>
                  </w:rPrChange>
                </w:rPr>
                <w:t>Expiry Date</w:t>
              </w:r>
            </w:ins>
          </w:p>
        </w:tc>
        <w:tc>
          <w:tcPr>
            <w:tcW w:w="871" w:type="pct"/>
            <w:gridSpan w:val="5"/>
            <w:tcBorders>
              <w:top w:val="single" w:sz="4" w:space="0" w:color="000000"/>
              <w:left w:val="single" w:sz="4" w:space="0" w:color="000000"/>
              <w:bottom w:val="single" w:sz="4" w:space="0" w:color="000000"/>
              <w:right w:val="single" w:sz="4" w:space="0" w:color="auto"/>
            </w:tcBorders>
            <w:shd w:val="clear" w:color="auto" w:fill="D9E2F3" w:themeFill="accent1" w:themeFillTint="33"/>
            <w:tcPrChange w:id="1437" w:author="MKS CQS" w:date="2025-04-15T13:07:00Z" w16du:dateUtc="2025-04-15T05:07:00Z">
              <w:tcPr>
                <w:tcW w:w="657" w:type="pct"/>
                <w:gridSpan w:val="4"/>
                <w:tcBorders>
                  <w:top w:val="single" w:sz="4" w:space="0" w:color="000000"/>
                  <w:left w:val="single" w:sz="4" w:space="0" w:color="000000"/>
                  <w:bottom w:val="single" w:sz="4" w:space="0" w:color="000000"/>
                  <w:right w:val="single" w:sz="4" w:space="0" w:color="auto"/>
                </w:tcBorders>
              </w:tcPr>
            </w:tcPrChange>
          </w:tcPr>
          <w:p w14:paraId="3EC8E645" w14:textId="0B90729D" w:rsidR="00F2141B" w:rsidRPr="004E0061" w:rsidRDefault="00F2141B" w:rsidP="008A4F87">
            <w:pPr>
              <w:spacing w:line="240" w:lineRule="auto"/>
              <w:jc w:val="center"/>
              <w:rPr>
                <w:rFonts w:ascii="Arial" w:hAnsi="Arial" w:cs="Arial"/>
                <w:b/>
                <w:bCs/>
                <w:sz w:val="16"/>
                <w:szCs w:val="16"/>
                <w:rPrChange w:id="1438" w:author="MKS CQS" w:date="2025-04-15T12:42:00Z" w16du:dateUtc="2025-04-15T04:42:00Z">
                  <w:rPr/>
                </w:rPrChange>
              </w:rPr>
            </w:pPr>
            <w:r w:rsidRPr="004E0061">
              <w:rPr>
                <w:rFonts w:ascii="Arial" w:hAnsi="Arial" w:cs="Arial"/>
                <w:b/>
                <w:bCs/>
                <w:sz w:val="16"/>
                <w:szCs w:val="16"/>
                <w:rPrChange w:id="1439" w:author="MKS CQS" w:date="2025-04-15T12:42:00Z" w16du:dateUtc="2025-04-15T04:42:00Z">
                  <w:rPr>
                    <w:sz w:val="20"/>
                  </w:rPr>
                </w:rPrChange>
              </w:rPr>
              <w:t xml:space="preserve">Unutilised Amount Currently Available (RM) </w:t>
            </w:r>
          </w:p>
        </w:tc>
        <w:tc>
          <w:tcPr>
            <w:tcW w:w="573" w:type="pct"/>
            <w:tcBorders>
              <w:top w:val="single" w:sz="4" w:space="0" w:color="000000"/>
              <w:left w:val="single" w:sz="4" w:space="0" w:color="auto"/>
              <w:bottom w:val="single" w:sz="4" w:space="0" w:color="000000"/>
              <w:right w:val="single" w:sz="4" w:space="0" w:color="000000"/>
            </w:tcBorders>
            <w:shd w:val="clear" w:color="auto" w:fill="D9E2F3" w:themeFill="accent1" w:themeFillTint="33"/>
            <w:tcPrChange w:id="1440" w:author="MKS CQS" w:date="2025-04-15T13:07:00Z" w16du:dateUtc="2025-04-15T05:07:00Z">
              <w:tcPr>
                <w:tcW w:w="573" w:type="pct"/>
                <w:gridSpan w:val="5"/>
                <w:tcBorders>
                  <w:top w:val="single" w:sz="4" w:space="0" w:color="000000"/>
                  <w:left w:val="single" w:sz="4" w:space="0" w:color="auto"/>
                  <w:bottom w:val="single" w:sz="4" w:space="0" w:color="000000"/>
                  <w:right w:val="single" w:sz="4" w:space="0" w:color="000000"/>
                </w:tcBorders>
              </w:tcPr>
            </w:tcPrChange>
          </w:tcPr>
          <w:p w14:paraId="159FD7D3" w14:textId="28692C2A" w:rsidR="00F2141B" w:rsidRPr="004E0061" w:rsidRDefault="00F2141B" w:rsidP="008A4F87">
            <w:pPr>
              <w:spacing w:line="240" w:lineRule="auto"/>
              <w:jc w:val="center"/>
              <w:rPr>
                <w:rFonts w:ascii="Arial" w:hAnsi="Arial" w:cs="Arial"/>
                <w:b/>
                <w:bCs/>
                <w:sz w:val="16"/>
                <w:szCs w:val="16"/>
                <w:rPrChange w:id="1441" w:author="MKS CQS" w:date="2025-04-15T12:42:00Z" w16du:dateUtc="2025-04-15T04:42:00Z">
                  <w:rPr>
                    <w:rFonts w:ascii="Arial" w:hAnsi="Arial" w:cs="Arial"/>
                    <w:sz w:val="16"/>
                    <w:szCs w:val="16"/>
                  </w:rPr>
                </w:rPrChange>
              </w:rPr>
            </w:pPr>
            <w:ins w:id="1442" w:author="MSAR LEGAL" w:date="2025-04-14T10:04:00Z" w16du:dateUtc="2025-04-14T02:04:00Z">
              <w:r w:rsidRPr="004E0061">
                <w:rPr>
                  <w:rFonts w:ascii="Arial" w:hAnsi="Arial" w:cs="Arial"/>
                  <w:b/>
                  <w:bCs/>
                  <w:sz w:val="16"/>
                  <w:szCs w:val="16"/>
                  <w:rPrChange w:id="1443" w:author="MKS CQS" w:date="2025-04-15T12:42:00Z" w16du:dateUtc="2025-04-15T04:42:00Z">
                    <w:rPr>
                      <w:rFonts w:ascii="Arial" w:hAnsi="Arial" w:cs="Arial"/>
                      <w:sz w:val="16"/>
                      <w:szCs w:val="16"/>
                    </w:rPr>
                  </w:rPrChange>
                </w:rPr>
                <w:t>As at Date</w:t>
              </w:r>
            </w:ins>
          </w:p>
        </w:tc>
      </w:tr>
      <w:tr w:rsidR="004E0061" w:rsidRPr="00302AD4" w14:paraId="0915747F" w14:textId="0D2DBE0D" w:rsidTr="004E0061">
        <w:trPr>
          <w:trHeight w:val="252"/>
        </w:trPr>
        <w:tc>
          <w:tcPr>
            <w:tcW w:w="619" w:type="pct"/>
            <w:gridSpan w:val="3"/>
            <w:tcBorders>
              <w:top w:val="single" w:sz="4" w:space="0" w:color="000000"/>
              <w:left w:val="single" w:sz="4" w:space="0" w:color="000000"/>
              <w:bottom w:val="single" w:sz="4" w:space="0" w:color="000000"/>
              <w:right w:val="single" w:sz="4" w:space="0" w:color="000000"/>
            </w:tcBorders>
          </w:tcPr>
          <w:p w14:paraId="1C26D1DE" w14:textId="77777777" w:rsidR="00F2141B" w:rsidRPr="00302AD4" w:rsidRDefault="00F2141B" w:rsidP="008A4F87">
            <w:pPr>
              <w:spacing w:line="240" w:lineRule="auto"/>
              <w:ind w:left="49"/>
              <w:jc w:val="center"/>
              <w:rPr>
                <w:rFonts w:ascii="Arial" w:hAnsi="Arial" w:cs="Arial"/>
                <w:sz w:val="16"/>
                <w:szCs w:val="16"/>
                <w:rPrChange w:id="1444" w:author="MSAR LEGAL" w:date="2025-04-14T10:18:00Z" w16du:dateUtc="2025-04-14T02:18:00Z">
                  <w:rPr/>
                </w:rPrChange>
              </w:rPr>
            </w:pPr>
            <w:r w:rsidRPr="00302AD4">
              <w:rPr>
                <w:rFonts w:ascii="Arial" w:hAnsi="Arial" w:cs="Arial"/>
                <w:sz w:val="16"/>
                <w:szCs w:val="16"/>
                <w:rPrChange w:id="1445" w:author="MSAR LEGAL" w:date="2025-04-14T10:18:00Z" w16du:dateUtc="2025-04-14T02:18:00Z">
                  <w:rPr>
                    <w:sz w:val="20"/>
                  </w:rPr>
                </w:rPrChange>
              </w:rPr>
              <w:t xml:space="preserve"> </w:t>
            </w:r>
          </w:p>
        </w:tc>
        <w:tc>
          <w:tcPr>
            <w:tcW w:w="1290" w:type="pct"/>
            <w:gridSpan w:val="5"/>
            <w:tcBorders>
              <w:top w:val="single" w:sz="4" w:space="0" w:color="000000"/>
              <w:left w:val="single" w:sz="4" w:space="0" w:color="000000"/>
              <w:bottom w:val="single" w:sz="4" w:space="0" w:color="000000"/>
              <w:right w:val="single" w:sz="4" w:space="0" w:color="000000"/>
            </w:tcBorders>
          </w:tcPr>
          <w:p w14:paraId="184DFC81" w14:textId="77777777" w:rsidR="00F2141B" w:rsidRPr="00302AD4" w:rsidRDefault="00F2141B" w:rsidP="008A4F87">
            <w:pPr>
              <w:spacing w:line="240" w:lineRule="auto"/>
              <w:ind w:left="51"/>
              <w:jc w:val="center"/>
              <w:rPr>
                <w:rFonts w:ascii="Arial" w:hAnsi="Arial" w:cs="Arial"/>
                <w:sz w:val="16"/>
                <w:szCs w:val="16"/>
                <w:rPrChange w:id="1446" w:author="MSAR LEGAL" w:date="2025-04-14T10:18:00Z" w16du:dateUtc="2025-04-14T02:18:00Z">
                  <w:rPr/>
                </w:rPrChange>
              </w:rPr>
            </w:pPr>
            <w:r w:rsidRPr="00302AD4">
              <w:rPr>
                <w:rFonts w:ascii="Arial" w:hAnsi="Arial" w:cs="Arial"/>
                <w:sz w:val="16"/>
                <w:szCs w:val="16"/>
                <w:rPrChange w:id="1447" w:author="MSAR LEGAL" w:date="2025-04-14T10:18:00Z" w16du:dateUtc="2025-04-14T02:18:00Z">
                  <w:rPr>
                    <w:sz w:val="20"/>
                  </w:rPr>
                </w:rPrChange>
              </w:rPr>
              <w:t xml:space="preserve"> </w:t>
            </w:r>
          </w:p>
        </w:tc>
        <w:tc>
          <w:tcPr>
            <w:tcW w:w="961" w:type="pct"/>
            <w:gridSpan w:val="4"/>
            <w:tcBorders>
              <w:top w:val="single" w:sz="4" w:space="0" w:color="000000"/>
              <w:left w:val="single" w:sz="4" w:space="0" w:color="000000"/>
              <w:bottom w:val="single" w:sz="4" w:space="0" w:color="000000"/>
              <w:right w:val="single" w:sz="4" w:space="0" w:color="auto"/>
            </w:tcBorders>
          </w:tcPr>
          <w:p w14:paraId="02DCA5F4" w14:textId="77777777" w:rsidR="00F2141B" w:rsidRPr="00302AD4" w:rsidRDefault="00F2141B" w:rsidP="008A4F87">
            <w:pPr>
              <w:spacing w:line="240" w:lineRule="auto"/>
              <w:ind w:left="28"/>
              <w:jc w:val="center"/>
              <w:rPr>
                <w:rFonts w:ascii="Arial" w:hAnsi="Arial" w:cs="Arial"/>
                <w:sz w:val="16"/>
                <w:szCs w:val="16"/>
                <w:rPrChange w:id="1448" w:author="MSAR LEGAL" w:date="2025-04-14T10:18:00Z" w16du:dateUtc="2025-04-14T02:18:00Z">
                  <w:rPr/>
                </w:rPrChange>
              </w:rPr>
            </w:pPr>
            <w:r w:rsidRPr="00302AD4">
              <w:rPr>
                <w:rFonts w:ascii="Arial" w:hAnsi="Arial" w:cs="Arial"/>
                <w:sz w:val="16"/>
                <w:szCs w:val="16"/>
                <w:rPrChange w:id="1449" w:author="MSAR LEGAL" w:date="2025-04-14T10:18:00Z" w16du:dateUtc="2025-04-14T02:18:00Z">
                  <w:rPr>
                    <w:sz w:val="20"/>
                  </w:rPr>
                </w:rPrChange>
              </w:rPr>
              <w:t xml:space="preserve"> </w:t>
            </w:r>
          </w:p>
        </w:tc>
        <w:tc>
          <w:tcPr>
            <w:tcW w:w="686" w:type="pct"/>
            <w:tcBorders>
              <w:top w:val="single" w:sz="4" w:space="0" w:color="000000"/>
              <w:left w:val="single" w:sz="4" w:space="0" w:color="auto"/>
              <w:bottom w:val="single" w:sz="4" w:space="0" w:color="000000"/>
              <w:right w:val="single" w:sz="4" w:space="0" w:color="000000"/>
            </w:tcBorders>
          </w:tcPr>
          <w:p w14:paraId="4606C879" w14:textId="77777777" w:rsidR="00F2141B" w:rsidRPr="00302AD4" w:rsidRDefault="00F2141B" w:rsidP="00F2141B">
            <w:pPr>
              <w:spacing w:line="240" w:lineRule="auto"/>
              <w:jc w:val="center"/>
              <w:rPr>
                <w:rFonts w:ascii="Arial" w:hAnsi="Arial" w:cs="Arial"/>
                <w:sz w:val="16"/>
                <w:szCs w:val="16"/>
              </w:rPr>
            </w:pPr>
          </w:p>
        </w:tc>
        <w:tc>
          <w:tcPr>
            <w:tcW w:w="871" w:type="pct"/>
            <w:gridSpan w:val="5"/>
            <w:tcBorders>
              <w:top w:val="single" w:sz="4" w:space="0" w:color="000000"/>
              <w:left w:val="single" w:sz="4" w:space="0" w:color="000000"/>
              <w:bottom w:val="single" w:sz="4" w:space="0" w:color="000000"/>
              <w:right w:val="single" w:sz="4" w:space="0" w:color="auto"/>
            </w:tcBorders>
          </w:tcPr>
          <w:p w14:paraId="65D720E2" w14:textId="3FB60C68" w:rsidR="00F2141B" w:rsidRPr="00302AD4" w:rsidRDefault="00F2141B" w:rsidP="008A4F87">
            <w:pPr>
              <w:spacing w:line="240" w:lineRule="auto"/>
              <w:ind w:left="30"/>
              <w:jc w:val="center"/>
              <w:rPr>
                <w:rFonts w:ascii="Arial" w:hAnsi="Arial" w:cs="Arial"/>
                <w:sz w:val="16"/>
                <w:szCs w:val="16"/>
                <w:rPrChange w:id="1450" w:author="MSAR LEGAL" w:date="2025-04-14T10:18:00Z" w16du:dateUtc="2025-04-14T02:18:00Z">
                  <w:rPr/>
                </w:rPrChange>
              </w:rPr>
            </w:pPr>
            <w:r w:rsidRPr="00302AD4">
              <w:rPr>
                <w:rFonts w:ascii="Arial" w:hAnsi="Arial" w:cs="Arial"/>
                <w:sz w:val="16"/>
                <w:szCs w:val="16"/>
                <w:rPrChange w:id="1451" w:author="MSAR LEGAL" w:date="2025-04-14T10:18:00Z" w16du:dateUtc="2025-04-14T02:18:00Z">
                  <w:rPr>
                    <w:sz w:val="20"/>
                  </w:rPr>
                </w:rPrChange>
              </w:rPr>
              <w:t xml:space="preserve"> </w:t>
            </w:r>
          </w:p>
        </w:tc>
        <w:tc>
          <w:tcPr>
            <w:tcW w:w="573" w:type="pct"/>
            <w:tcBorders>
              <w:top w:val="single" w:sz="4" w:space="0" w:color="000000"/>
              <w:left w:val="single" w:sz="4" w:space="0" w:color="auto"/>
              <w:bottom w:val="single" w:sz="4" w:space="0" w:color="000000"/>
              <w:right w:val="single" w:sz="4" w:space="0" w:color="000000"/>
            </w:tcBorders>
          </w:tcPr>
          <w:p w14:paraId="2EE09E6A" w14:textId="77777777" w:rsidR="00F2141B" w:rsidRPr="00302AD4" w:rsidRDefault="00F2141B" w:rsidP="00F2141B">
            <w:pPr>
              <w:spacing w:line="240" w:lineRule="auto"/>
              <w:jc w:val="center"/>
              <w:rPr>
                <w:rFonts w:ascii="Arial" w:hAnsi="Arial" w:cs="Arial"/>
                <w:sz w:val="16"/>
                <w:szCs w:val="16"/>
              </w:rPr>
            </w:pPr>
          </w:p>
        </w:tc>
      </w:tr>
      <w:tr w:rsidR="004E0061" w:rsidRPr="00302AD4" w14:paraId="53740713" w14:textId="77777777" w:rsidTr="004E0061">
        <w:tblPrEx>
          <w:tblPrExChange w:id="1452" w:author="MKS CQS" w:date="2025-04-15T12:43:00Z" w16du:dateUtc="2025-04-15T04:43:00Z">
            <w:tblPrEx>
              <w:tblLayout w:type="fixed"/>
            </w:tblPrEx>
          </w:tblPrExChange>
        </w:tblPrEx>
        <w:trPr>
          <w:trHeight w:val="252"/>
          <w:ins w:id="1453" w:author="MKS CQS" w:date="2025-04-15T12:42:00Z"/>
          <w:trPrChange w:id="1454" w:author="MKS CQS" w:date="2025-04-15T12:43:00Z" w16du:dateUtc="2025-04-15T04:43:00Z">
            <w:trPr>
              <w:trHeight w:val="252"/>
            </w:trPr>
          </w:trPrChange>
        </w:trPr>
        <w:tc>
          <w:tcPr>
            <w:tcW w:w="619" w:type="pct"/>
            <w:gridSpan w:val="3"/>
            <w:tcBorders>
              <w:top w:val="single" w:sz="4" w:space="0" w:color="000000"/>
              <w:left w:val="single" w:sz="4" w:space="0" w:color="000000"/>
              <w:bottom w:val="single" w:sz="4" w:space="0" w:color="000000"/>
              <w:right w:val="single" w:sz="4" w:space="0" w:color="000000"/>
            </w:tcBorders>
            <w:tcPrChange w:id="1455" w:author="MKS CQS" w:date="2025-04-15T12:43:00Z" w16du:dateUtc="2025-04-15T04:43:00Z">
              <w:tcPr>
                <w:tcW w:w="622" w:type="pct"/>
                <w:gridSpan w:val="5"/>
                <w:tcBorders>
                  <w:top w:val="single" w:sz="4" w:space="0" w:color="000000"/>
                  <w:left w:val="single" w:sz="4" w:space="0" w:color="000000"/>
                  <w:bottom w:val="single" w:sz="4" w:space="0" w:color="000000"/>
                  <w:right w:val="single" w:sz="4" w:space="0" w:color="000000"/>
                </w:tcBorders>
              </w:tcPr>
            </w:tcPrChange>
          </w:tcPr>
          <w:p w14:paraId="746CD426" w14:textId="77777777" w:rsidR="004E0061" w:rsidRPr="004E0061" w:rsidRDefault="004E0061" w:rsidP="008A4F87">
            <w:pPr>
              <w:spacing w:line="240" w:lineRule="auto"/>
              <w:ind w:left="49"/>
              <w:jc w:val="center"/>
              <w:rPr>
                <w:ins w:id="1456" w:author="MKS CQS" w:date="2025-04-15T12:42:00Z" w16du:dateUtc="2025-04-15T04:42:00Z"/>
                <w:rFonts w:ascii="Arial" w:hAnsi="Arial" w:cs="Arial"/>
                <w:sz w:val="16"/>
                <w:szCs w:val="16"/>
              </w:rPr>
            </w:pPr>
          </w:p>
        </w:tc>
        <w:tc>
          <w:tcPr>
            <w:tcW w:w="1290" w:type="pct"/>
            <w:gridSpan w:val="5"/>
            <w:tcBorders>
              <w:top w:val="single" w:sz="4" w:space="0" w:color="000000"/>
              <w:left w:val="single" w:sz="4" w:space="0" w:color="000000"/>
              <w:bottom w:val="single" w:sz="4" w:space="0" w:color="000000"/>
              <w:right w:val="single" w:sz="4" w:space="0" w:color="000000"/>
            </w:tcBorders>
            <w:tcPrChange w:id="1457" w:author="MKS CQS" w:date="2025-04-15T12:43:00Z" w16du:dateUtc="2025-04-15T04:43:00Z">
              <w:tcPr>
                <w:tcW w:w="1290" w:type="pct"/>
                <w:gridSpan w:val="10"/>
                <w:tcBorders>
                  <w:top w:val="single" w:sz="4" w:space="0" w:color="000000"/>
                  <w:left w:val="single" w:sz="4" w:space="0" w:color="000000"/>
                  <w:bottom w:val="single" w:sz="4" w:space="0" w:color="000000"/>
                  <w:right w:val="single" w:sz="4" w:space="0" w:color="000000"/>
                </w:tcBorders>
              </w:tcPr>
            </w:tcPrChange>
          </w:tcPr>
          <w:p w14:paraId="0E13BA6E" w14:textId="77777777" w:rsidR="004E0061" w:rsidRPr="004E0061" w:rsidRDefault="004E0061" w:rsidP="008A4F87">
            <w:pPr>
              <w:spacing w:line="240" w:lineRule="auto"/>
              <w:ind w:left="51"/>
              <w:jc w:val="center"/>
              <w:rPr>
                <w:ins w:id="1458" w:author="MKS CQS" w:date="2025-04-15T12:42:00Z" w16du:dateUtc="2025-04-15T04:42:00Z"/>
                <w:rFonts w:ascii="Arial" w:hAnsi="Arial" w:cs="Arial"/>
                <w:sz w:val="16"/>
                <w:szCs w:val="16"/>
              </w:rPr>
            </w:pPr>
          </w:p>
        </w:tc>
        <w:tc>
          <w:tcPr>
            <w:tcW w:w="961" w:type="pct"/>
            <w:gridSpan w:val="4"/>
            <w:tcBorders>
              <w:top w:val="single" w:sz="4" w:space="0" w:color="000000"/>
              <w:left w:val="single" w:sz="4" w:space="0" w:color="000000"/>
              <w:bottom w:val="single" w:sz="4" w:space="0" w:color="000000"/>
              <w:right w:val="single" w:sz="4" w:space="0" w:color="auto"/>
            </w:tcBorders>
            <w:tcPrChange w:id="1459" w:author="MKS CQS" w:date="2025-04-15T12:43:00Z" w16du:dateUtc="2025-04-15T04:43:00Z">
              <w:tcPr>
                <w:tcW w:w="1329" w:type="pct"/>
                <w:gridSpan w:val="7"/>
                <w:tcBorders>
                  <w:top w:val="single" w:sz="4" w:space="0" w:color="000000"/>
                  <w:left w:val="single" w:sz="4" w:space="0" w:color="000000"/>
                  <w:bottom w:val="single" w:sz="4" w:space="0" w:color="000000"/>
                  <w:right w:val="single" w:sz="4" w:space="0" w:color="auto"/>
                </w:tcBorders>
              </w:tcPr>
            </w:tcPrChange>
          </w:tcPr>
          <w:p w14:paraId="25E3D4EC" w14:textId="77777777" w:rsidR="004E0061" w:rsidRPr="004E0061" w:rsidRDefault="004E0061" w:rsidP="008A4F87">
            <w:pPr>
              <w:spacing w:line="240" w:lineRule="auto"/>
              <w:ind w:left="28"/>
              <w:jc w:val="center"/>
              <w:rPr>
                <w:ins w:id="1460" w:author="MKS CQS" w:date="2025-04-15T12:42:00Z" w16du:dateUtc="2025-04-15T04:42:00Z"/>
                <w:rFonts w:ascii="Arial" w:hAnsi="Arial" w:cs="Arial"/>
                <w:sz w:val="16"/>
                <w:szCs w:val="16"/>
              </w:rPr>
            </w:pPr>
          </w:p>
        </w:tc>
        <w:tc>
          <w:tcPr>
            <w:tcW w:w="686" w:type="pct"/>
            <w:tcBorders>
              <w:top w:val="single" w:sz="4" w:space="0" w:color="000000"/>
              <w:left w:val="single" w:sz="4" w:space="0" w:color="auto"/>
              <w:bottom w:val="single" w:sz="4" w:space="0" w:color="000000"/>
              <w:right w:val="single" w:sz="4" w:space="0" w:color="000000"/>
            </w:tcBorders>
            <w:tcPrChange w:id="1461" w:author="MKS CQS" w:date="2025-04-15T12:43:00Z" w16du:dateUtc="2025-04-15T04:43:00Z">
              <w:tcPr>
                <w:tcW w:w="759" w:type="pct"/>
                <w:gridSpan w:val="7"/>
                <w:tcBorders>
                  <w:top w:val="single" w:sz="4" w:space="0" w:color="000000"/>
                  <w:left w:val="single" w:sz="4" w:space="0" w:color="auto"/>
                  <w:bottom w:val="single" w:sz="4" w:space="0" w:color="000000"/>
                  <w:right w:val="single" w:sz="4" w:space="0" w:color="000000"/>
                </w:tcBorders>
              </w:tcPr>
            </w:tcPrChange>
          </w:tcPr>
          <w:p w14:paraId="306C15BC" w14:textId="77777777" w:rsidR="004E0061" w:rsidRPr="00302AD4" w:rsidRDefault="004E0061" w:rsidP="00F2141B">
            <w:pPr>
              <w:spacing w:line="240" w:lineRule="auto"/>
              <w:jc w:val="center"/>
              <w:rPr>
                <w:ins w:id="1462" w:author="MKS CQS" w:date="2025-04-15T12:42:00Z" w16du:dateUtc="2025-04-15T04:42:00Z"/>
                <w:rFonts w:ascii="Arial" w:hAnsi="Arial" w:cs="Arial"/>
                <w:sz w:val="16"/>
                <w:szCs w:val="16"/>
              </w:rPr>
            </w:pPr>
          </w:p>
        </w:tc>
        <w:tc>
          <w:tcPr>
            <w:tcW w:w="871" w:type="pct"/>
            <w:gridSpan w:val="5"/>
            <w:tcBorders>
              <w:top w:val="single" w:sz="4" w:space="0" w:color="000000"/>
              <w:left w:val="single" w:sz="4" w:space="0" w:color="000000"/>
              <w:bottom w:val="single" w:sz="4" w:space="0" w:color="000000"/>
              <w:right w:val="single" w:sz="4" w:space="0" w:color="auto"/>
            </w:tcBorders>
            <w:tcPrChange w:id="1463" w:author="MKS CQS" w:date="2025-04-15T12:43:00Z" w16du:dateUtc="2025-04-15T04:43:00Z">
              <w:tcPr>
                <w:tcW w:w="428" w:type="pct"/>
                <w:gridSpan w:val="3"/>
                <w:tcBorders>
                  <w:top w:val="single" w:sz="4" w:space="0" w:color="000000"/>
                  <w:left w:val="single" w:sz="4" w:space="0" w:color="000000"/>
                  <w:bottom w:val="single" w:sz="4" w:space="0" w:color="000000"/>
                  <w:right w:val="single" w:sz="4" w:space="0" w:color="auto"/>
                </w:tcBorders>
              </w:tcPr>
            </w:tcPrChange>
          </w:tcPr>
          <w:p w14:paraId="3D8AA962" w14:textId="77777777" w:rsidR="004E0061" w:rsidRPr="004E0061" w:rsidRDefault="004E0061" w:rsidP="008A4F87">
            <w:pPr>
              <w:spacing w:line="240" w:lineRule="auto"/>
              <w:ind w:left="30"/>
              <w:jc w:val="center"/>
              <w:rPr>
                <w:ins w:id="1464" w:author="MKS CQS" w:date="2025-04-15T12:42:00Z" w16du:dateUtc="2025-04-15T04:42:00Z"/>
                <w:rFonts w:ascii="Arial" w:hAnsi="Arial" w:cs="Arial"/>
                <w:sz w:val="16"/>
                <w:szCs w:val="16"/>
              </w:rPr>
            </w:pPr>
          </w:p>
        </w:tc>
        <w:tc>
          <w:tcPr>
            <w:tcW w:w="573" w:type="pct"/>
            <w:tcBorders>
              <w:top w:val="single" w:sz="4" w:space="0" w:color="000000"/>
              <w:left w:val="single" w:sz="4" w:space="0" w:color="auto"/>
              <w:bottom w:val="single" w:sz="4" w:space="0" w:color="000000"/>
              <w:right w:val="single" w:sz="4" w:space="0" w:color="000000"/>
            </w:tcBorders>
            <w:tcPrChange w:id="1465" w:author="MKS CQS" w:date="2025-04-15T12:43:00Z" w16du:dateUtc="2025-04-15T04:43:00Z">
              <w:tcPr>
                <w:tcW w:w="572" w:type="pct"/>
                <w:gridSpan w:val="4"/>
                <w:tcBorders>
                  <w:top w:val="single" w:sz="4" w:space="0" w:color="000000"/>
                  <w:left w:val="single" w:sz="4" w:space="0" w:color="auto"/>
                  <w:bottom w:val="single" w:sz="4" w:space="0" w:color="000000"/>
                  <w:right w:val="single" w:sz="4" w:space="0" w:color="000000"/>
                </w:tcBorders>
              </w:tcPr>
            </w:tcPrChange>
          </w:tcPr>
          <w:p w14:paraId="0B90F783" w14:textId="77777777" w:rsidR="004E0061" w:rsidRPr="00302AD4" w:rsidRDefault="004E0061" w:rsidP="00F2141B">
            <w:pPr>
              <w:spacing w:line="240" w:lineRule="auto"/>
              <w:jc w:val="center"/>
              <w:rPr>
                <w:ins w:id="1466" w:author="MKS CQS" w:date="2025-04-15T12:42:00Z" w16du:dateUtc="2025-04-15T04:42:00Z"/>
                <w:rFonts w:ascii="Arial" w:hAnsi="Arial" w:cs="Arial"/>
                <w:sz w:val="16"/>
                <w:szCs w:val="16"/>
              </w:rPr>
            </w:pPr>
          </w:p>
        </w:tc>
      </w:tr>
      <w:tr w:rsidR="004E0061" w:rsidRPr="00302AD4" w:rsidDel="00EA1A00" w14:paraId="1C9534C2" w14:textId="75D87C4D" w:rsidTr="004E0061">
        <w:trPr>
          <w:trHeight w:val="254"/>
          <w:del w:id="1467" w:author="MKS CQS" w:date="2025-04-15T13:07:00Z"/>
        </w:trPr>
        <w:tc>
          <w:tcPr>
            <w:tcW w:w="619" w:type="pct"/>
            <w:gridSpan w:val="3"/>
            <w:tcBorders>
              <w:top w:val="single" w:sz="4" w:space="0" w:color="000000"/>
              <w:left w:val="single" w:sz="4" w:space="0" w:color="000000"/>
              <w:bottom w:val="single" w:sz="4" w:space="0" w:color="000000"/>
              <w:right w:val="single" w:sz="4" w:space="0" w:color="000000"/>
            </w:tcBorders>
          </w:tcPr>
          <w:p w14:paraId="1722CFF5" w14:textId="44658AC2" w:rsidR="00F2141B" w:rsidRPr="00302AD4" w:rsidDel="00EA1A00" w:rsidRDefault="00F2141B" w:rsidP="008A4F87">
            <w:pPr>
              <w:spacing w:line="240" w:lineRule="auto"/>
              <w:ind w:left="49"/>
              <w:jc w:val="center"/>
              <w:rPr>
                <w:del w:id="1468" w:author="MKS CQS" w:date="2025-04-15T13:07:00Z" w16du:dateUtc="2025-04-15T05:07:00Z"/>
                <w:rFonts w:ascii="Arial" w:hAnsi="Arial" w:cs="Arial"/>
                <w:sz w:val="16"/>
                <w:szCs w:val="16"/>
                <w:rPrChange w:id="1469" w:author="MSAR LEGAL" w:date="2025-04-14T10:18:00Z" w16du:dateUtc="2025-04-14T02:18:00Z">
                  <w:rPr>
                    <w:del w:id="1470" w:author="MKS CQS" w:date="2025-04-15T13:07:00Z" w16du:dateUtc="2025-04-15T05:07:00Z"/>
                  </w:rPr>
                </w:rPrChange>
              </w:rPr>
            </w:pPr>
            <w:del w:id="1471" w:author="MKS CQS" w:date="2025-04-15T13:07:00Z" w16du:dateUtc="2025-04-15T05:07:00Z">
              <w:r w:rsidRPr="00302AD4" w:rsidDel="00EA1A00">
                <w:rPr>
                  <w:rFonts w:ascii="Arial" w:hAnsi="Arial" w:cs="Arial"/>
                  <w:sz w:val="16"/>
                  <w:szCs w:val="16"/>
                  <w:rPrChange w:id="1472" w:author="MSAR LEGAL" w:date="2025-04-14T10:18:00Z" w16du:dateUtc="2025-04-14T02:18:00Z">
                    <w:rPr>
                      <w:sz w:val="20"/>
                    </w:rPr>
                  </w:rPrChange>
                </w:rPr>
                <w:delText xml:space="preserve"> </w:delText>
              </w:r>
            </w:del>
          </w:p>
        </w:tc>
        <w:tc>
          <w:tcPr>
            <w:tcW w:w="1290" w:type="pct"/>
            <w:gridSpan w:val="5"/>
            <w:tcBorders>
              <w:top w:val="single" w:sz="4" w:space="0" w:color="000000"/>
              <w:left w:val="single" w:sz="4" w:space="0" w:color="000000"/>
              <w:bottom w:val="single" w:sz="4" w:space="0" w:color="000000"/>
              <w:right w:val="single" w:sz="4" w:space="0" w:color="000000"/>
            </w:tcBorders>
          </w:tcPr>
          <w:p w14:paraId="2D9096BD" w14:textId="50310B0A" w:rsidR="00F2141B" w:rsidRPr="00302AD4" w:rsidDel="00EA1A00" w:rsidRDefault="00F2141B" w:rsidP="008A4F87">
            <w:pPr>
              <w:spacing w:line="240" w:lineRule="auto"/>
              <w:ind w:left="51"/>
              <w:jc w:val="center"/>
              <w:rPr>
                <w:del w:id="1473" w:author="MKS CQS" w:date="2025-04-15T13:07:00Z" w16du:dateUtc="2025-04-15T05:07:00Z"/>
                <w:rFonts w:ascii="Arial" w:hAnsi="Arial" w:cs="Arial"/>
                <w:sz w:val="16"/>
                <w:szCs w:val="16"/>
                <w:rPrChange w:id="1474" w:author="MSAR LEGAL" w:date="2025-04-14T10:18:00Z" w16du:dateUtc="2025-04-14T02:18:00Z">
                  <w:rPr>
                    <w:del w:id="1475" w:author="MKS CQS" w:date="2025-04-15T13:07:00Z" w16du:dateUtc="2025-04-15T05:07:00Z"/>
                  </w:rPr>
                </w:rPrChange>
              </w:rPr>
            </w:pPr>
            <w:del w:id="1476" w:author="MKS CQS" w:date="2025-04-15T13:07:00Z" w16du:dateUtc="2025-04-15T05:07:00Z">
              <w:r w:rsidRPr="00302AD4" w:rsidDel="00EA1A00">
                <w:rPr>
                  <w:rFonts w:ascii="Arial" w:hAnsi="Arial" w:cs="Arial"/>
                  <w:sz w:val="16"/>
                  <w:szCs w:val="16"/>
                  <w:rPrChange w:id="1477" w:author="MSAR LEGAL" w:date="2025-04-14T10:18:00Z" w16du:dateUtc="2025-04-14T02:18:00Z">
                    <w:rPr>
                      <w:sz w:val="20"/>
                    </w:rPr>
                  </w:rPrChange>
                </w:rPr>
                <w:delText xml:space="preserve"> </w:delText>
              </w:r>
            </w:del>
          </w:p>
        </w:tc>
        <w:tc>
          <w:tcPr>
            <w:tcW w:w="961" w:type="pct"/>
            <w:gridSpan w:val="4"/>
            <w:tcBorders>
              <w:top w:val="single" w:sz="4" w:space="0" w:color="000000"/>
              <w:left w:val="single" w:sz="4" w:space="0" w:color="000000"/>
              <w:bottom w:val="single" w:sz="4" w:space="0" w:color="000000"/>
              <w:right w:val="single" w:sz="4" w:space="0" w:color="auto"/>
            </w:tcBorders>
          </w:tcPr>
          <w:p w14:paraId="1EF394FF" w14:textId="742B6919" w:rsidR="00F2141B" w:rsidRPr="00302AD4" w:rsidDel="00EA1A00" w:rsidRDefault="00F2141B" w:rsidP="008A4F87">
            <w:pPr>
              <w:spacing w:line="240" w:lineRule="auto"/>
              <w:ind w:left="28"/>
              <w:jc w:val="center"/>
              <w:rPr>
                <w:del w:id="1478" w:author="MKS CQS" w:date="2025-04-15T13:07:00Z" w16du:dateUtc="2025-04-15T05:07:00Z"/>
                <w:rFonts w:ascii="Arial" w:hAnsi="Arial" w:cs="Arial"/>
                <w:sz w:val="16"/>
                <w:szCs w:val="16"/>
                <w:rPrChange w:id="1479" w:author="MSAR LEGAL" w:date="2025-04-14T10:18:00Z" w16du:dateUtc="2025-04-14T02:18:00Z">
                  <w:rPr>
                    <w:del w:id="1480" w:author="MKS CQS" w:date="2025-04-15T13:07:00Z" w16du:dateUtc="2025-04-15T05:07:00Z"/>
                  </w:rPr>
                </w:rPrChange>
              </w:rPr>
            </w:pPr>
            <w:del w:id="1481" w:author="MKS CQS" w:date="2025-04-15T13:07:00Z" w16du:dateUtc="2025-04-15T05:07:00Z">
              <w:r w:rsidRPr="00302AD4" w:rsidDel="00EA1A00">
                <w:rPr>
                  <w:rFonts w:ascii="Arial" w:hAnsi="Arial" w:cs="Arial"/>
                  <w:sz w:val="16"/>
                  <w:szCs w:val="16"/>
                  <w:rPrChange w:id="1482" w:author="MSAR LEGAL" w:date="2025-04-14T10:18:00Z" w16du:dateUtc="2025-04-14T02:18:00Z">
                    <w:rPr>
                      <w:sz w:val="20"/>
                    </w:rPr>
                  </w:rPrChange>
                </w:rPr>
                <w:delText xml:space="preserve"> </w:delText>
              </w:r>
            </w:del>
          </w:p>
        </w:tc>
        <w:tc>
          <w:tcPr>
            <w:tcW w:w="686" w:type="pct"/>
            <w:tcBorders>
              <w:top w:val="single" w:sz="4" w:space="0" w:color="000000"/>
              <w:left w:val="single" w:sz="4" w:space="0" w:color="auto"/>
              <w:bottom w:val="single" w:sz="4" w:space="0" w:color="000000"/>
              <w:right w:val="single" w:sz="4" w:space="0" w:color="000000"/>
            </w:tcBorders>
          </w:tcPr>
          <w:p w14:paraId="274293AE" w14:textId="406BC9AF" w:rsidR="00F2141B" w:rsidRPr="00302AD4" w:rsidDel="00EA1A00" w:rsidRDefault="00F2141B" w:rsidP="00F2141B">
            <w:pPr>
              <w:spacing w:line="240" w:lineRule="auto"/>
              <w:jc w:val="center"/>
              <w:rPr>
                <w:del w:id="1483" w:author="MKS CQS" w:date="2025-04-15T13:07:00Z" w16du:dateUtc="2025-04-15T05:07:00Z"/>
                <w:rFonts w:ascii="Arial" w:hAnsi="Arial" w:cs="Arial"/>
                <w:sz w:val="16"/>
                <w:szCs w:val="16"/>
              </w:rPr>
            </w:pPr>
          </w:p>
        </w:tc>
        <w:tc>
          <w:tcPr>
            <w:tcW w:w="871" w:type="pct"/>
            <w:gridSpan w:val="5"/>
            <w:tcBorders>
              <w:top w:val="single" w:sz="4" w:space="0" w:color="000000"/>
              <w:left w:val="single" w:sz="4" w:space="0" w:color="000000"/>
              <w:bottom w:val="single" w:sz="4" w:space="0" w:color="000000"/>
              <w:right w:val="single" w:sz="4" w:space="0" w:color="auto"/>
            </w:tcBorders>
          </w:tcPr>
          <w:p w14:paraId="01A7C74B" w14:textId="65E6D801" w:rsidR="00F2141B" w:rsidRPr="00302AD4" w:rsidDel="00EA1A00" w:rsidRDefault="00F2141B" w:rsidP="008A4F87">
            <w:pPr>
              <w:spacing w:line="240" w:lineRule="auto"/>
              <w:ind w:left="30"/>
              <w:jc w:val="center"/>
              <w:rPr>
                <w:del w:id="1484" w:author="MKS CQS" w:date="2025-04-15T13:07:00Z" w16du:dateUtc="2025-04-15T05:07:00Z"/>
                <w:rFonts w:ascii="Arial" w:hAnsi="Arial" w:cs="Arial"/>
                <w:sz w:val="16"/>
                <w:szCs w:val="16"/>
                <w:rPrChange w:id="1485" w:author="MSAR LEGAL" w:date="2025-04-14T10:18:00Z" w16du:dateUtc="2025-04-14T02:18:00Z">
                  <w:rPr>
                    <w:del w:id="1486" w:author="MKS CQS" w:date="2025-04-15T13:07:00Z" w16du:dateUtc="2025-04-15T05:07:00Z"/>
                  </w:rPr>
                </w:rPrChange>
              </w:rPr>
            </w:pPr>
            <w:del w:id="1487" w:author="MKS CQS" w:date="2025-04-15T13:07:00Z" w16du:dateUtc="2025-04-15T05:07:00Z">
              <w:r w:rsidRPr="00302AD4" w:rsidDel="00EA1A00">
                <w:rPr>
                  <w:rFonts w:ascii="Arial" w:hAnsi="Arial" w:cs="Arial"/>
                  <w:sz w:val="16"/>
                  <w:szCs w:val="16"/>
                  <w:rPrChange w:id="1488" w:author="MSAR LEGAL" w:date="2025-04-14T10:18:00Z" w16du:dateUtc="2025-04-14T02:18:00Z">
                    <w:rPr>
                      <w:sz w:val="20"/>
                    </w:rPr>
                  </w:rPrChange>
                </w:rPr>
                <w:delText xml:space="preserve"> </w:delText>
              </w:r>
            </w:del>
          </w:p>
        </w:tc>
        <w:tc>
          <w:tcPr>
            <w:tcW w:w="573" w:type="pct"/>
            <w:tcBorders>
              <w:top w:val="single" w:sz="4" w:space="0" w:color="000000"/>
              <w:left w:val="single" w:sz="4" w:space="0" w:color="auto"/>
              <w:bottom w:val="single" w:sz="4" w:space="0" w:color="000000"/>
              <w:right w:val="single" w:sz="4" w:space="0" w:color="000000"/>
            </w:tcBorders>
          </w:tcPr>
          <w:p w14:paraId="5F6177FA" w14:textId="63F9810B" w:rsidR="00F2141B" w:rsidRPr="00302AD4" w:rsidDel="00EA1A00" w:rsidRDefault="00F2141B" w:rsidP="00F2141B">
            <w:pPr>
              <w:spacing w:line="240" w:lineRule="auto"/>
              <w:jc w:val="center"/>
              <w:rPr>
                <w:del w:id="1489" w:author="MKS CQS" w:date="2025-04-15T13:07:00Z" w16du:dateUtc="2025-04-15T05:07:00Z"/>
                <w:rFonts w:ascii="Arial" w:hAnsi="Arial" w:cs="Arial"/>
                <w:sz w:val="16"/>
                <w:szCs w:val="16"/>
              </w:rPr>
            </w:pPr>
          </w:p>
        </w:tc>
      </w:tr>
      <w:tr w:rsidR="004E0061" w:rsidRPr="00302AD4" w14:paraId="7DBC59F7" w14:textId="77777777" w:rsidTr="004E0061">
        <w:trPr>
          <w:trHeight w:val="254"/>
          <w:ins w:id="1490" w:author="MKS CQS" w:date="2025-04-15T12:43:00Z"/>
        </w:trPr>
        <w:tc>
          <w:tcPr>
            <w:tcW w:w="619" w:type="pct"/>
            <w:gridSpan w:val="3"/>
            <w:tcBorders>
              <w:top w:val="single" w:sz="4" w:space="0" w:color="000000"/>
              <w:left w:val="single" w:sz="4" w:space="0" w:color="000000"/>
              <w:bottom w:val="single" w:sz="4" w:space="0" w:color="000000"/>
              <w:right w:val="single" w:sz="4" w:space="0" w:color="000000"/>
            </w:tcBorders>
          </w:tcPr>
          <w:p w14:paraId="336ABB81" w14:textId="77777777" w:rsidR="004E0061" w:rsidRPr="004E0061" w:rsidRDefault="004E0061" w:rsidP="008A4F87">
            <w:pPr>
              <w:spacing w:line="240" w:lineRule="auto"/>
              <w:ind w:left="49"/>
              <w:jc w:val="center"/>
              <w:rPr>
                <w:ins w:id="1491" w:author="MKS CQS" w:date="2025-04-15T12:43:00Z" w16du:dateUtc="2025-04-15T04:43:00Z"/>
                <w:rFonts w:ascii="Arial" w:hAnsi="Arial" w:cs="Arial"/>
                <w:sz w:val="16"/>
                <w:szCs w:val="16"/>
              </w:rPr>
            </w:pPr>
          </w:p>
        </w:tc>
        <w:tc>
          <w:tcPr>
            <w:tcW w:w="1290" w:type="pct"/>
            <w:gridSpan w:val="5"/>
            <w:tcBorders>
              <w:top w:val="single" w:sz="4" w:space="0" w:color="000000"/>
              <w:left w:val="single" w:sz="4" w:space="0" w:color="000000"/>
              <w:bottom w:val="single" w:sz="4" w:space="0" w:color="000000"/>
              <w:right w:val="single" w:sz="4" w:space="0" w:color="000000"/>
            </w:tcBorders>
          </w:tcPr>
          <w:p w14:paraId="20A804AE" w14:textId="77777777" w:rsidR="004E0061" w:rsidRPr="004E0061" w:rsidRDefault="004E0061" w:rsidP="008A4F87">
            <w:pPr>
              <w:spacing w:line="240" w:lineRule="auto"/>
              <w:ind w:left="51"/>
              <w:jc w:val="center"/>
              <w:rPr>
                <w:ins w:id="1492" w:author="MKS CQS" w:date="2025-04-15T12:43:00Z" w16du:dateUtc="2025-04-15T04:43:00Z"/>
                <w:rFonts w:ascii="Arial" w:hAnsi="Arial" w:cs="Arial"/>
                <w:sz w:val="16"/>
                <w:szCs w:val="16"/>
              </w:rPr>
            </w:pPr>
          </w:p>
        </w:tc>
        <w:tc>
          <w:tcPr>
            <w:tcW w:w="961" w:type="pct"/>
            <w:gridSpan w:val="4"/>
            <w:tcBorders>
              <w:top w:val="single" w:sz="4" w:space="0" w:color="000000"/>
              <w:left w:val="single" w:sz="4" w:space="0" w:color="000000"/>
              <w:bottom w:val="single" w:sz="4" w:space="0" w:color="000000"/>
              <w:right w:val="single" w:sz="4" w:space="0" w:color="auto"/>
            </w:tcBorders>
          </w:tcPr>
          <w:p w14:paraId="68C83F41" w14:textId="77777777" w:rsidR="004E0061" w:rsidRPr="004E0061" w:rsidRDefault="004E0061" w:rsidP="008A4F87">
            <w:pPr>
              <w:spacing w:line="240" w:lineRule="auto"/>
              <w:ind w:left="28"/>
              <w:jc w:val="center"/>
              <w:rPr>
                <w:ins w:id="1493" w:author="MKS CQS" w:date="2025-04-15T12:43:00Z" w16du:dateUtc="2025-04-15T04:43:00Z"/>
                <w:rFonts w:ascii="Arial" w:hAnsi="Arial" w:cs="Arial"/>
                <w:sz w:val="16"/>
                <w:szCs w:val="16"/>
              </w:rPr>
            </w:pPr>
          </w:p>
        </w:tc>
        <w:tc>
          <w:tcPr>
            <w:tcW w:w="686" w:type="pct"/>
            <w:tcBorders>
              <w:top w:val="single" w:sz="4" w:space="0" w:color="000000"/>
              <w:left w:val="single" w:sz="4" w:space="0" w:color="auto"/>
              <w:bottom w:val="single" w:sz="4" w:space="0" w:color="000000"/>
              <w:right w:val="single" w:sz="4" w:space="0" w:color="000000"/>
            </w:tcBorders>
          </w:tcPr>
          <w:p w14:paraId="652F9BB8" w14:textId="77777777" w:rsidR="004E0061" w:rsidRPr="00302AD4" w:rsidRDefault="004E0061" w:rsidP="00F2141B">
            <w:pPr>
              <w:spacing w:line="240" w:lineRule="auto"/>
              <w:jc w:val="center"/>
              <w:rPr>
                <w:ins w:id="1494" w:author="MKS CQS" w:date="2025-04-15T12:43:00Z" w16du:dateUtc="2025-04-15T04:43:00Z"/>
                <w:rFonts w:ascii="Arial" w:hAnsi="Arial" w:cs="Arial"/>
                <w:sz w:val="16"/>
                <w:szCs w:val="16"/>
              </w:rPr>
            </w:pPr>
          </w:p>
        </w:tc>
        <w:tc>
          <w:tcPr>
            <w:tcW w:w="871" w:type="pct"/>
            <w:gridSpan w:val="5"/>
            <w:tcBorders>
              <w:top w:val="single" w:sz="4" w:space="0" w:color="000000"/>
              <w:left w:val="single" w:sz="4" w:space="0" w:color="000000"/>
              <w:bottom w:val="single" w:sz="4" w:space="0" w:color="000000"/>
              <w:right w:val="single" w:sz="4" w:space="0" w:color="auto"/>
            </w:tcBorders>
          </w:tcPr>
          <w:p w14:paraId="6E75CC64" w14:textId="77777777" w:rsidR="004E0061" w:rsidRPr="004E0061" w:rsidRDefault="004E0061" w:rsidP="008A4F87">
            <w:pPr>
              <w:spacing w:line="240" w:lineRule="auto"/>
              <w:ind w:left="30"/>
              <w:jc w:val="center"/>
              <w:rPr>
                <w:ins w:id="1495" w:author="MKS CQS" w:date="2025-04-15T12:43:00Z" w16du:dateUtc="2025-04-15T04:43:00Z"/>
                <w:rFonts w:ascii="Arial" w:hAnsi="Arial" w:cs="Arial"/>
                <w:sz w:val="16"/>
                <w:szCs w:val="16"/>
              </w:rPr>
            </w:pPr>
          </w:p>
        </w:tc>
        <w:tc>
          <w:tcPr>
            <w:tcW w:w="573" w:type="pct"/>
            <w:tcBorders>
              <w:top w:val="single" w:sz="4" w:space="0" w:color="000000"/>
              <w:left w:val="single" w:sz="4" w:space="0" w:color="auto"/>
              <w:bottom w:val="single" w:sz="4" w:space="0" w:color="000000"/>
              <w:right w:val="single" w:sz="4" w:space="0" w:color="000000"/>
            </w:tcBorders>
          </w:tcPr>
          <w:p w14:paraId="382EFD68" w14:textId="77777777" w:rsidR="004E0061" w:rsidRPr="00302AD4" w:rsidRDefault="004E0061" w:rsidP="00F2141B">
            <w:pPr>
              <w:spacing w:line="240" w:lineRule="auto"/>
              <w:jc w:val="center"/>
              <w:rPr>
                <w:ins w:id="1496" w:author="MKS CQS" w:date="2025-04-15T12:43:00Z" w16du:dateUtc="2025-04-15T04:43:00Z"/>
                <w:rFonts w:ascii="Arial" w:hAnsi="Arial" w:cs="Arial"/>
                <w:sz w:val="16"/>
                <w:szCs w:val="16"/>
              </w:rPr>
            </w:pPr>
          </w:p>
        </w:tc>
      </w:tr>
      <w:tr w:rsidR="00706A7D" w:rsidRPr="00302AD4" w14:paraId="3C627BF8" w14:textId="77777777" w:rsidTr="004E0061">
        <w:trPr>
          <w:trHeight w:val="254"/>
          <w:ins w:id="1497" w:author="MKS CQS" w:date="2025-04-15T12:54:00Z"/>
        </w:trPr>
        <w:tc>
          <w:tcPr>
            <w:tcW w:w="619" w:type="pct"/>
            <w:gridSpan w:val="3"/>
            <w:tcBorders>
              <w:top w:val="single" w:sz="4" w:space="0" w:color="000000"/>
              <w:left w:val="single" w:sz="4" w:space="0" w:color="000000"/>
              <w:bottom w:val="single" w:sz="4" w:space="0" w:color="000000"/>
              <w:right w:val="single" w:sz="4" w:space="0" w:color="000000"/>
            </w:tcBorders>
          </w:tcPr>
          <w:p w14:paraId="407330DA" w14:textId="77777777" w:rsidR="00706A7D" w:rsidRPr="004E0061" w:rsidRDefault="00706A7D" w:rsidP="008A4F87">
            <w:pPr>
              <w:spacing w:line="240" w:lineRule="auto"/>
              <w:ind w:left="49"/>
              <w:jc w:val="center"/>
              <w:rPr>
                <w:ins w:id="1498" w:author="MKS CQS" w:date="2025-04-15T12:54:00Z" w16du:dateUtc="2025-04-15T04:54:00Z"/>
                <w:rFonts w:ascii="Arial" w:hAnsi="Arial" w:cs="Arial"/>
                <w:sz w:val="16"/>
                <w:szCs w:val="16"/>
              </w:rPr>
            </w:pPr>
          </w:p>
        </w:tc>
        <w:tc>
          <w:tcPr>
            <w:tcW w:w="1290" w:type="pct"/>
            <w:gridSpan w:val="5"/>
            <w:tcBorders>
              <w:top w:val="single" w:sz="4" w:space="0" w:color="000000"/>
              <w:left w:val="single" w:sz="4" w:space="0" w:color="000000"/>
              <w:bottom w:val="single" w:sz="4" w:space="0" w:color="000000"/>
              <w:right w:val="single" w:sz="4" w:space="0" w:color="000000"/>
            </w:tcBorders>
          </w:tcPr>
          <w:p w14:paraId="1E25F230" w14:textId="77777777" w:rsidR="00706A7D" w:rsidRPr="004E0061" w:rsidRDefault="00706A7D" w:rsidP="008A4F87">
            <w:pPr>
              <w:spacing w:line="240" w:lineRule="auto"/>
              <w:ind w:left="51"/>
              <w:jc w:val="center"/>
              <w:rPr>
                <w:ins w:id="1499" w:author="MKS CQS" w:date="2025-04-15T12:54:00Z" w16du:dateUtc="2025-04-15T04:54:00Z"/>
                <w:rFonts w:ascii="Arial" w:hAnsi="Arial" w:cs="Arial"/>
                <w:sz w:val="16"/>
                <w:szCs w:val="16"/>
              </w:rPr>
            </w:pPr>
          </w:p>
        </w:tc>
        <w:tc>
          <w:tcPr>
            <w:tcW w:w="961" w:type="pct"/>
            <w:gridSpan w:val="4"/>
            <w:tcBorders>
              <w:top w:val="single" w:sz="4" w:space="0" w:color="000000"/>
              <w:left w:val="single" w:sz="4" w:space="0" w:color="000000"/>
              <w:bottom w:val="single" w:sz="4" w:space="0" w:color="000000"/>
              <w:right w:val="single" w:sz="4" w:space="0" w:color="auto"/>
            </w:tcBorders>
          </w:tcPr>
          <w:p w14:paraId="30C8F0DB" w14:textId="77777777" w:rsidR="00706A7D" w:rsidRPr="004E0061" w:rsidRDefault="00706A7D" w:rsidP="008A4F87">
            <w:pPr>
              <w:spacing w:line="240" w:lineRule="auto"/>
              <w:ind w:left="28"/>
              <w:jc w:val="center"/>
              <w:rPr>
                <w:ins w:id="1500" w:author="MKS CQS" w:date="2025-04-15T12:54:00Z" w16du:dateUtc="2025-04-15T04:54:00Z"/>
                <w:rFonts w:ascii="Arial" w:hAnsi="Arial" w:cs="Arial"/>
                <w:sz w:val="16"/>
                <w:szCs w:val="16"/>
              </w:rPr>
            </w:pPr>
          </w:p>
        </w:tc>
        <w:tc>
          <w:tcPr>
            <w:tcW w:w="686" w:type="pct"/>
            <w:tcBorders>
              <w:top w:val="single" w:sz="4" w:space="0" w:color="000000"/>
              <w:left w:val="single" w:sz="4" w:space="0" w:color="auto"/>
              <w:bottom w:val="single" w:sz="4" w:space="0" w:color="000000"/>
              <w:right w:val="single" w:sz="4" w:space="0" w:color="000000"/>
            </w:tcBorders>
          </w:tcPr>
          <w:p w14:paraId="27CCDE19" w14:textId="77777777" w:rsidR="00706A7D" w:rsidRPr="00302AD4" w:rsidRDefault="00706A7D" w:rsidP="00F2141B">
            <w:pPr>
              <w:spacing w:line="240" w:lineRule="auto"/>
              <w:jc w:val="center"/>
              <w:rPr>
                <w:ins w:id="1501" w:author="MKS CQS" w:date="2025-04-15T12:54:00Z" w16du:dateUtc="2025-04-15T04:54:00Z"/>
                <w:rFonts w:ascii="Arial" w:hAnsi="Arial" w:cs="Arial"/>
                <w:sz w:val="16"/>
                <w:szCs w:val="16"/>
              </w:rPr>
            </w:pPr>
          </w:p>
        </w:tc>
        <w:tc>
          <w:tcPr>
            <w:tcW w:w="871" w:type="pct"/>
            <w:gridSpan w:val="5"/>
            <w:tcBorders>
              <w:top w:val="single" w:sz="4" w:space="0" w:color="000000"/>
              <w:left w:val="single" w:sz="4" w:space="0" w:color="000000"/>
              <w:bottom w:val="single" w:sz="4" w:space="0" w:color="000000"/>
              <w:right w:val="single" w:sz="4" w:space="0" w:color="auto"/>
            </w:tcBorders>
          </w:tcPr>
          <w:p w14:paraId="79712511" w14:textId="77777777" w:rsidR="00706A7D" w:rsidRPr="004E0061" w:rsidRDefault="00706A7D" w:rsidP="008A4F87">
            <w:pPr>
              <w:spacing w:line="240" w:lineRule="auto"/>
              <w:ind w:left="30"/>
              <w:jc w:val="center"/>
              <w:rPr>
                <w:ins w:id="1502" w:author="MKS CQS" w:date="2025-04-15T12:54:00Z" w16du:dateUtc="2025-04-15T04:54:00Z"/>
                <w:rFonts w:ascii="Arial" w:hAnsi="Arial" w:cs="Arial"/>
                <w:sz w:val="16"/>
                <w:szCs w:val="16"/>
              </w:rPr>
            </w:pPr>
          </w:p>
        </w:tc>
        <w:tc>
          <w:tcPr>
            <w:tcW w:w="573" w:type="pct"/>
            <w:tcBorders>
              <w:top w:val="single" w:sz="4" w:space="0" w:color="000000"/>
              <w:left w:val="single" w:sz="4" w:space="0" w:color="auto"/>
              <w:bottom w:val="single" w:sz="4" w:space="0" w:color="000000"/>
              <w:right w:val="single" w:sz="4" w:space="0" w:color="000000"/>
            </w:tcBorders>
          </w:tcPr>
          <w:p w14:paraId="04A80207" w14:textId="77777777" w:rsidR="00706A7D" w:rsidRPr="00302AD4" w:rsidRDefault="00706A7D" w:rsidP="00F2141B">
            <w:pPr>
              <w:spacing w:line="240" w:lineRule="auto"/>
              <w:jc w:val="center"/>
              <w:rPr>
                <w:ins w:id="1503" w:author="MKS CQS" w:date="2025-04-15T12:54:00Z" w16du:dateUtc="2025-04-15T04:54:00Z"/>
                <w:rFonts w:ascii="Arial" w:hAnsi="Arial" w:cs="Arial"/>
                <w:sz w:val="16"/>
                <w:szCs w:val="16"/>
              </w:rPr>
            </w:pPr>
          </w:p>
        </w:tc>
      </w:tr>
      <w:tr w:rsidR="004E0061" w:rsidRPr="00302AD4" w14:paraId="6939E419" w14:textId="0D571BF1" w:rsidTr="004E0061">
        <w:trPr>
          <w:trHeight w:val="256"/>
        </w:trPr>
        <w:tc>
          <w:tcPr>
            <w:tcW w:w="619" w:type="pct"/>
            <w:gridSpan w:val="3"/>
            <w:tcBorders>
              <w:top w:val="single" w:sz="4" w:space="0" w:color="000000"/>
              <w:left w:val="single" w:sz="4" w:space="0" w:color="000000"/>
              <w:bottom w:val="single" w:sz="4" w:space="0" w:color="000000"/>
              <w:right w:val="single" w:sz="4" w:space="0" w:color="000000"/>
            </w:tcBorders>
          </w:tcPr>
          <w:p w14:paraId="2315A5E9" w14:textId="77777777" w:rsidR="00F2141B" w:rsidRPr="00302AD4" w:rsidRDefault="00F2141B" w:rsidP="008A4F87">
            <w:pPr>
              <w:spacing w:line="240" w:lineRule="auto"/>
              <w:ind w:left="49"/>
              <w:jc w:val="center"/>
              <w:rPr>
                <w:rFonts w:ascii="Arial" w:hAnsi="Arial" w:cs="Arial"/>
                <w:sz w:val="16"/>
                <w:szCs w:val="16"/>
                <w:rPrChange w:id="1504" w:author="MSAR LEGAL" w:date="2025-04-14T10:18:00Z" w16du:dateUtc="2025-04-14T02:18:00Z">
                  <w:rPr/>
                </w:rPrChange>
              </w:rPr>
            </w:pPr>
            <w:r w:rsidRPr="00302AD4">
              <w:rPr>
                <w:rFonts w:ascii="Arial" w:hAnsi="Arial" w:cs="Arial"/>
                <w:sz w:val="16"/>
                <w:szCs w:val="16"/>
                <w:rPrChange w:id="1505" w:author="MSAR LEGAL" w:date="2025-04-14T10:18:00Z" w16du:dateUtc="2025-04-14T02:18:00Z">
                  <w:rPr>
                    <w:sz w:val="20"/>
                  </w:rPr>
                </w:rPrChange>
              </w:rPr>
              <w:t xml:space="preserve"> </w:t>
            </w:r>
          </w:p>
        </w:tc>
        <w:tc>
          <w:tcPr>
            <w:tcW w:w="1290" w:type="pct"/>
            <w:gridSpan w:val="5"/>
            <w:tcBorders>
              <w:top w:val="single" w:sz="4" w:space="0" w:color="000000"/>
              <w:left w:val="single" w:sz="4" w:space="0" w:color="000000"/>
              <w:bottom w:val="single" w:sz="4" w:space="0" w:color="000000"/>
              <w:right w:val="single" w:sz="4" w:space="0" w:color="000000"/>
            </w:tcBorders>
          </w:tcPr>
          <w:p w14:paraId="108A99CD" w14:textId="77777777" w:rsidR="00F2141B" w:rsidRPr="00302AD4" w:rsidRDefault="00F2141B" w:rsidP="008A4F87">
            <w:pPr>
              <w:spacing w:line="240" w:lineRule="auto"/>
              <w:ind w:left="51"/>
              <w:jc w:val="center"/>
              <w:rPr>
                <w:rFonts w:ascii="Arial" w:hAnsi="Arial" w:cs="Arial"/>
                <w:sz w:val="16"/>
                <w:szCs w:val="16"/>
                <w:rPrChange w:id="1506" w:author="MSAR LEGAL" w:date="2025-04-14T10:18:00Z" w16du:dateUtc="2025-04-14T02:18:00Z">
                  <w:rPr/>
                </w:rPrChange>
              </w:rPr>
            </w:pPr>
            <w:r w:rsidRPr="00302AD4">
              <w:rPr>
                <w:rFonts w:ascii="Arial" w:hAnsi="Arial" w:cs="Arial"/>
                <w:sz w:val="16"/>
                <w:szCs w:val="16"/>
                <w:rPrChange w:id="1507" w:author="MSAR LEGAL" w:date="2025-04-14T10:18:00Z" w16du:dateUtc="2025-04-14T02:18:00Z">
                  <w:rPr>
                    <w:sz w:val="20"/>
                  </w:rPr>
                </w:rPrChange>
              </w:rPr>
              <w:t xml:space="preserve"> </w:t>
            </w:r>
          </w:p>
        </w:tc>
        <w:tc>
          <w:tcPr>
            <w:tcW w:w="961" w:type="pct"/>
            <w:gridSpan w:val="4"/>
            <w:tcBorders>
              <w:top w:val="single" w:sz="4" w:space="0" w:color="000000"/>
              <w:left w:val="single" w:sz="4" w:space="0" w:color="000000"/>
              <w:bottom w:val="single" w:sz="4" w:space="0" w:color="000000"/>
              <w:right w:val="single" w:sz="4" w:space="0" w:color="auto"/>
            </w:tcBorders>
          </w:tcPr>
          <w:p w14:paraId="303B0782" w14:textId="77777777" w:rsidR="00F2141B" w:rsidRPr="00302AD4" w:rsidRDefault="00F2141B" w:rsidP="008A4F87">
            <w:pPr>
              <w:spacing w:line="240" w:lineRule="auto"/>
              <w:ind w:left="28"/>
              <w:jc w:val="center"/>
              <w:rPr>
                <w:rFonts w:ascii="Arial" w:hAnsi="Arial" w:cs="Arial"/>
                <w:sz w:val="16"/>
                <w:szCs w:val="16"/>
                <w:rPrChange w:id="1508" w:author="MSAR LEGAL" w:date="2025-04-14T10:18:00Z" w16du:dateUtc="2025-04-14T02:18:00Z">
                  <w:rPr/>
                </w:rPrChange>
              </w:rPr>
            </w:pPr>
            <w:r w:rsidRPr="00302AD4">
              <w:rPr>
                <w:rFonts w:ascii="Arial" w:hAnsi="Arial" w:cs="Arial"/>
                <w:sz w:val="16"/>
                <w:szCs w:val="16"/>
                <w:rPrChange w:id="1509" w:author="MSAR LEGAL" w:date="2025-04-14T10:18:00Z" w16du:dateUtc="2025-04-14T02:18:00Z">
                  <w:rPr>
                    <w:sz w:val="20"/>
                  </w:rPr>
                </w:rPrChange>
              </w:rPr>
              <w:t xml:space="preserve"> </w:t>
            </w:r>
          </w:p>
        </w:tc>
        <w:tc>
          <w:tcPr>
            <w:tcW w:w="686" w:type="pct"/>
            <w:tcBorders>
              <w:top w:val="single" w:sz="4" w:space="0" w:color="000000"/>
              <w:left w:val="single" w:sz="4" w:space="0" w:color="auto"/>
              <w:bottom w:val="single" w:sz="4" w:space="0" w:color="000000"/>
              <w:right w:val="single" w:sz="4" w:space="0" w:color="000000"/>
            </w:tcBorders>
          </w:tcPr>
          <w:p w14:paraId="57AD347E" w14:textId="77777777" w:rsidR="00F2141B" w:rsidRPr="00302AD4" w:rsidRDefault="00F2141B" w:rsidP="00F2141B">
            <w:pPr>
              <w:spacing w:line="240" w:lineRule="auto"/>
              <w:jc w:val="center"/>
              <w:rPr>
                <w:rFonts w:ascii="Arial" w:hAnsi="Arial" w:cs="Arial"/>
                <w:sz w:val="16"/>
                <w:szCs w:val="16"/>
              </w:rPr>
            </w:pPr>
          </w:p>
        </w:tc>
        <w:tc>
          <w:tcPr>
            <w:tcW w:w="871" w:type="pct"/>
            <w:gridSpan w:val="5"/>
            <w:tcBorders>
              <w:top w:val="single" w:sz="4" w:space="0" w:color="000000"/>
              <w:left w:val="single" w:sz="4" w:space="0" w:color="000000"/>
              <w:bottom w:val="single" w:sz="4" w:space="0" w:color="000000"/>
              <w:right w:val="single" w:sz="4" w:space="0" w:color="auto"/>
            </w:tcBorders>
          </w:tcPr>
          <w:p w14:paraId="639BC0A2" w14:textId="7D8AFA31" w:rsidR="00F2141B" w:rsidRPr="00302AD4" w:rsidRDefault="00F2141B" w:rsidP="008A4F87">
            <w:pPr>
              <w:spacing w:line="240" w:lineRule="auto"/>
              <w:ind w:left="30"/>
              <w:jc w:val="center"/>
              <w:rPr>
                <w:rFonts w:ascii="Arial" w:hAnsi="Arial" w:cs="Arial"/>
                <w:sz w:val="16"/>
                <w:szCs w:val="16"/>
                <w:rPrChange w:id="1510" w:author="MSAR LEGAL" w:date="2025-04-14T10:18:00Z" w16du:dateUtc="2025-04-14T02:18:00Z">
                  <w:rPr/>
                </w:rPrChange>
              </w:rPr>
            </w:pPr>
            <w:r w:rsidRPr="00302AD4">
              <w:rPr>
                <w:rFonts w:ascii="Arial" w:hAnsi="Arial" w:cs="Arial"/>
                <w:sz w:val="16"/>
                <w:szCs w:val="16"/>
                <w:rPrChange w:id="1511" w:author="MSAR LEGAL" w:date="2025-04-14T10:18:00Z" w16du:dateUtc="2025-04-14T02:18:00Z">
                  <w:rPr>
                    <w:sz w:val="20"/>
                  </w:rPr>
                </w:rPrChange>
              </w:rPr>
              <w:t xml:space="preserve"> </w:t>
            </w:r>
          </w:p>
        </w:tc>
        <w:tc>
          <w:tcPr>
            <w:tcW w:w="573" w:type="pct"/>
            <w:tcBorders>
              <w:top w:val="single" w:sz="4" w:space="0" w:color="000000"/>
              <w:left w:val="single" w:sz="4" w:space="0" w:color="auto"/>
              <w:bottom w:val="single" w:sz="4" w:space="0" w:color="000000"/>
              <w:right w:val="single" w:sz="4" w:space="0" w:color="000000"/>
            </w:tcBorders>
          </w:tcPr>
          <w:p w14:paraId="61D79A55" w14:textId="77777777" w:rsidR="00F2141B" w:rsidRPr="00302AD4" w:rsidRDefault="00F2141B" w:rsidP="00F2141B">
            <w:pPr>
              <w:spacing w:line="240" w:lineRule="auto"/>
              <w:jc w:val="center"/>
              <w:rPr>
                <w:rFonts w:ascii="Arial" w:hAnsi="Arial" w:cs="Arial"/>
                <w:sz w:val="16"/>
                <w:szCs w:val="16"/>
              </w:rPr>
            </w:pPr>
          </w:p>
        </w:tc>
      </w:tr>
      <w:tr w:rsidR="003E5A27" w:rsidRPr="00302AD4" w14:paraId="61BCE6CE" w14:textId="77777777" w:rsidTr="004E0061">
        <w:tblPrEx>
          <w:tblPrExChange w:id="1512" w:author="MKS CQS" w:date="2025-04-15T12:40:00Z" w16du:dateUtc="2025-04-15T04:40:00Z">
            <w:tblPrEx>
              <w:tblW w:w="5000" w:type="pct"/>
            </w:tblPrEx>
          </w:tblPrExChange>
        </w:tblPrEx>
        <w:trPr>
          <w:trHeight w:val="252"/>
          <w:trPrChange w:id="1513" w:author="MKS CQS" w:date="2025-04-15T12:40:00Z" w16du:dateUtc="2025-04-15T04:40:00Z">
            <w:trPr>
              <w:gridAfter w:val="0"/>
              <w:trHeight w:val="252"/>
            </w:trPr>
          </w:trPrChange>
        </w:trPr>
        <w:tc>
          <w:tcPr>
            <w:tcW w:w="5000" w:type="pct"/>
            <w:gridSpan w:val="19"/>
            <w:tcBorders>
              <w:top w:val="single" w:sz="4" w:space="0" w:color="000000"/>
              <w:left w:val="single" w:sz="4" w:space="0" w:color="000000"/>
              <w:bottom w:val="single" w:sz="4" w:space="0" w:color="000000"/>
              <w:right w:val="single" w:sz="4" w:space="0" w:color="000000"/>
            </w:tcBorders>
            <w:shd w:val="clear" w:color="auto" w:fill="D9D9D9"/>
            <w:tcPrChange w:id="1514" w:author="MKS CQS" w:date="2025-04-15T12:40:00Z" w16du:dateUtc="2025-04-15T04:40:00Z">
              <w:tcPr>
                <w:tcW w:w="5000" w:type="pct"/>
                <w:gridSpan w:val="34"/>
                <w:tcBorders>
                  <w:top w:val="single" w:sz="4" w:space="0" w:color="000000"/>
                  <w:left w:val="single" w:sz="4" w:space="0" w:color="000000"/>
                  <w:bottom w:val="single" w:sz="4" w:space="0" w:color="000000"/>
                  <w:right w:val="single" w:sz="4" w:space="0" w:color="000000"/>
                </w:tcBorders>
                <w:shd w:val="clear" w:color="auto" w:fill="D9D9D9"/>
              </w:tcPr>
            </w:tcPrChange>
          </w:tcPr>
          <w:p w14:paraId="6CF08220" w14:textId="247A3B43" w:rsidR="008A4F87" w:rsidRPr="00302AD4" w:rsidRDefault="008A4F87" w:rsidP="008A4F87">
            <w:pPr>
              <w:spacing w:line="240" w:lineRule="auto"/>
              <w:ind w:left="5"/>
              <w:rPr>
                <w:rFonts w:ascii="Arial" w:hAnsi="Arial" w:cs="Arial"/>
                <w:sz w:val="16"/>
                <w:szCs w:val="16"/>
                <w:rPrChange w:id="1515" w:author="MSAR LEGAL" w:date="2025-04-14T10:18:00Z" w16du:dateUtc="2025-04-14T02:18:00Z">
                  <w:rPr/>
                </w:rPrChange>
              </w:rPr>
            </w:pPr>
            <w:r w:rsidRPr="00302AD4">
              <w:rPr>
                <w:rFonts w:ascii="Arial" w:hAnsi="Arial" w:cs="Arial"/>
                <w:b/>
                <w:sz w:val="16"/>
                <w:szCs w:val="16"/>
                <w:rPrChange w:id="1516" w:author="MSAR LEGAL" w:date="2025-04-14T10:18:00Z" w16du:dateUtc="2025-04-14T02:18:00Z">
                  <w:rPr>
                    <w:b/>
                    <w:sz w:val="20"/>
                  </w:rPr>
                </w:rPrChange>
              </w:rPr>
              <w:lastRenderedPageBreak/>
              <w:t xml:space="preserve">Part </w:t>
            </w:r>
            <w:del w:id="1517" w:author="MSAR LEGAL" w:date="2025-04-14T10:06:00Z" w16du:dateUtc="2025-04-14T02:06:00Z">
              <w:r w:rsidRPr="00302AD4" w:rsidDel="00F2141B">
                <w:rPr>
                  <w:rFonts w:ascii="Arial" w:hAnsi="Arial" w:cs="Arial"/>
                  <w:b/>
                  <w:sz w:val="16"/>
                  <w:szCs w:val="16"/>
                  <w:rPrChange w:id="1518" w:author="MSAR LEGAL" w:date="2025-04-14T10:18:00Z" w16du:dateUtc="2025-04-14T02:18:00Z">
                    <w:rPr>
                      <w:b/>
                      <w:sz w:val="20"/>
                    </w:rPr>
                  </w:rPrChange>
                </w:rPr>
                <w:delText>D</w:delText>
              </w:r>
            </w:del>
            <w:ins w:id="1519" w:author="MSAR LEGAL" w:date="2025-04-14T10:06:00Z" w16du:dateUtc="2025-04-14T02:06:00Z">
              <w:r w:rsidR="00F2141B" w:rsidRPr="00302AD4">
                <w:rPr>
                  <w:rFonts w:ascii="Arial" w:hAnsi="Arial" w:cs="Arial"/>
                  <w:b/>
                  <w:sz w:val="16"/>
                  <w:szCs w:val="16"/>
                </w:rPr>
                <w:t>F</w:t>
              </w:r>
            </w:ins>
            <w:r w:rsidRPr="00302AD4">
              <w:rPr>
                <w:rFonts w:ascii="Arial" w:hAnsi="Arial" w:cs="Arial"/>
                <w:b/>
                <w:sz w:val="16"/>
                <w:szCs w:val="16"/>
                <w:rPrChange w:id="1520" w:author="MSAR LEGAL" w:date="2025-04-14T10:18:00Z" w16du:dateUtc="2025-04-14T02:18:00Z">
                  <w:rPr>
                    <w:b/>
                    <w:sz w:val="20"/>
                  </w:rPr>
                </w:rPrChange>
              </w:rPr>
              <w:t xml:space="preserve">: Contractor’s Technical Capability </w:t>
            </w:r>
          </w:p>
        </w:tc>
      </w:tr>
      <w:tr w:rsidR="004E0061" w:rsidRPr="00302AD4" w14:paraId="64FAAE5F" w14:textId="77777777" w:rsidTr="001F64CA">
        <w:tblPrEx>
          <w:tblPrExChange w:id="1521" w:author="MKS CQS" w:date="2025-04-15T13:14:00Z" w16du:dateUtc="2025-04-15T05:14:00Z">
            <w:tblPrEx>
              <w:tblLayout w:type="fixed"/>
            </w:tblPrEx>
          </w:tblPrExChange>
        </w:tblPrEx>
        <w:trPr>
          <w:trHeight w:val="256"/>
          <w:trPrChange w:id="1522" w:author="MKS CQS" w:date="2025-04-15T13:14:00Z" w16du:dateUtc="2025-04-15T05:14:00Z">
            <w:trPr>
              <w:trHeight w:val="256"/>
            </w:trPr>
          </w:trPrChange>
        </w:trPr>
        <w:tc>
          <w:tcPr>
            <w:tcW w:w="790" w:type="pct"/>
            <w:gridSpan w:val="4"/>
            <w:tcBorders>
              <w:top w:val="single" w:sz="4" w:space="0" w:color="000000"/>
              <w:left w:val="single" w:sz="4" w:space="0" w:color="000000"/>
              <w:bottom w:val="single" w:sz="4" w:space="0" w:color="000000"/>
              <w:right w:val="single" w:sz="4" w:space="0" w:color="000000"/>
            </w:tcBorders>
            <w:tcPrChange w:id="1523" w:author="MKS CQS" w:date="2025-04-15T13:14:00Z" w16du:dateUtc="2025-04-15T05:14:00Z">
              <w:tcPr>
                <w:tcW w:w="793" w:type="pct"/>
                <w:gridSpan w:val="7"/>
                <w:tcBorders>
                  <w:top w:val="single" w:sz="4" w:space="0" w:color="000000"/>
                  <w:left w:val="single" w:sz="4" w:space="0" w:color="000000"/>
                  <w:bottom w:val="single" w:sz="4" w:space="0" w:color="000000"/>
                  <w:right w:val="single" w:sz="4" w:space="0" w:color="000000"/>
                </w:tcBorders>
              </w:tcPr>
            </w:tcPrChange>
          </w:tcPr>
          <w:p w14:paraId="26EF5D4E" w14:textId="77777777" w:rsidR="008A4F87" w:rsidRPr="00302AD4" w:rsidRDefault="008A4F87" w:rsidP="008A4F87">
            <w:pPr>
              <w:spacing w:line="240" w:lineRule="auto"/>
              <w:ind w:left="5"/>
              <w:rPr>
                <w:rFonts w:ascii="Arial" w:hAnsi="Arial" w:cs="Arial"/>
                <w:sz w:val="16"/>
                <w:szCs w:val="16"/>
                <w:rPrChange w:id="1524" w:author="MSAR LEGAL" w:date="2025-04-14T10:18:00Z" w16du:dateUtc="2025-04-14T02:18:00Z">
                  <w:rPr/>
                </w:rPrChange>
              </w:rPr>
            </w:pPr>
            <w:r w:rsidRPr="00302AD4">
              <w:rPr>
                <w:rFonts w:ascii="Arial" w:hAnsi="Arial" w:cs="Arial"/>
                <w:sz w:val="16"/>
                <w:szCs w:val="16"/>
                <w:rPrChange w:id="1525" w:author="MSAR LEGAL" w:date="2025-04-14T10:18:00Z" w16du:dateUtc="2025-04-14T02:18:00Z">
                  <w:rPr>
                    <w:sz w:val="20"/>
                  </w:rPr>
                </w:rPrChange>
              </w:rPr>
              <w:t xml:space="preserve">CIDB (Grade / Category / Specialisation): </w:t>
            </w:r>
          </w:p>
        </w:tc>
        <w:tc>
          <w:tcPr>
            <w:tcW w:w="2766" w:type="pct"/>
            <w:gridSpan w:val="9"/>
            <w:tcBorders>
              <w:top w:val="single" w:sz="4" w:space="0" w:color="000000"/>
              <w:left w:val="single" w:sz="4" w:space="0" w:color="000000"/>
              <w:bottom w:val="single" w:sz="4" w:space="0" w:color="000000"/>
              <w:right w:val="single" w:sz="4" w:space="0" w:color="000000"/>
            </w:tcBorders>
            <w:tcPrChange w:id="1526" w:author="MKS CQS" w:date="2025-04-15T13:14:00Z" w16du:dateUtc="2025-04-15T05:14:00Z">
              <w:tcPr>
                <w:tcW w:w="2921" w:type="pct"/>
                <w:gridSpan w:val="18"/>
                <w:tcBorders>
                  <w:top w:val="single" w:sz="4" w:space="0" w:color="000000"/>
                  <w:left w:val="single" w:sz="4" w:space="0" w:color="000000"/>
                  <w:bottom w:val="single" w:sz="4" w:space="0" w:color="000000"/>
                  <w:right w:val="single" w:sz="4" w:space="0" w:color="000000"/>
                </w:tcBorders>
              </w:tcPr>
            </w:tcPrChange>
          </w:tcPr>
          <w:p w14:paraId="47DB4577" w14:textId="77777777" w:rsidR="008A4F87" w:rsidRPr="00302AD4" w:rsidRDefault="008A4F87" w:rsidP="008A4F87">
            <w:pPr>
              <w:spacing w:line="240" w:lineRule="auto"/>
              <w:ind w:left="24"/>
              <w:jc w:val="center"/>
              <w:rPr>
                <w:rFonts w:ascii="Arial" w:hAnsi="Arial" w:cs="Arial"/>
                <w:sz w:val="16"/>
                <w:szCs w:val="16"/>
                <w:rPrChange w:id="1527" w:author="MSAR LEGAL" w:date="2025-04-14T10:18:00Z" w16du:dateUtc="2025-04-14T02:18:00Z">
                  <w:rPr/>
                </w:rPrChange>
              </w:rPr>
            </w:pPr>
            <w:r w:rsidRPr="00302AD4">
              <w:rPr>
                <w:rFonts w:ascii="Arial" w:hAnsi="Arial" w:cs="Arial"/>
                <w:sz w:val="16"/>
                <w:szCs w:val="16"/>
                <w:rPrChange w:id="1528" w:author="MSAR LEGAL" w:date="2025-04-14T10:18:00Z" w16du:dateUtc="2025-04-14T02:18:00Z">
                  <w:rPr>
                    <w:sz w:val="20"/>
                  </w:rPr>
                </w:rPrChange>
              </w:rPr>
              <w:t xml:space="preserve"> </w:t>
            </w:r>
          </w:p>
        </w:tc>
        <w:tc>
          <w:tcPr>
            <w:tcW w:w="740" w:type="pct"/>
            <w:gridSpan w:val="4"/>
            <w:tcBorders>
              <w:top w:val="single" w:sz="4" w:space="0" w:color="000000"/>
              <w:left w:val="single" w:sz="4" w:space="0" w:color="000000"/>
              <w:bottom w:val="single" w:sz="4" w:space="0" w:color="000000"/>
              <w:right w:val="single" w:sz="4" w:space="0" w:color="000000"/>
            </w:tcBorders>
            <w:tcPrChange w:id="1529" w:author="MKS CQS" w:date="2025-04-15T13:14:00Z" w16du:dateUtc="2025-04-15T05:14:00Z">
              <w:tcPr>
                <w:tcW w:w="584" w:type="pct"/>
                <w:gridSpan w:val="5"/>
                <w:tcBorders>
                  <w:top w:val="single" w:sz="4" w:space="0" w:color="000000"/>
                  <w:left w:val="single" w:sz="4" w:space="0" w:color="000000"/>
                  <w:bottom w:val="single" w:sz="4" w:space="0" w:color="000000"/>
                  <w:right w:val="single" w:sz="4" w:space="0" w:color="000000"/>
                </w:tcBorders>
              </w:tcPr>
            </w:tcPrChange>
          </w:tcPr>
          <w:p w14:paraId="4204AEB0" w14:textId="77777777" w:rsidR="008A4F87" w:rsidRPr="00302AD4" w:rsidRDefault="008A4F87" w:rsidP="008A4F87">
            <w:pPr>
              <w:spacing w:line="240" w:lineRule="auto"/>
              <w:ind w:left="4"/>
              <w:rPr>
                <w:rFonts w:ascii="Arial" w:hAnsi="Arial" w:cs="Arial"/>
                <w:sz w:val="16"/>
                <w:szCs w:val="16"/>
                <w:rPrChange w:id="1530" w:author="MSAR LEGAL" w:date="2025-04-14T10:18:00Z" w16du:dateUtc="2025-04-14T02:18:00Z">
                  <w:rPr/>
                </w:rPrChange>
              </w:rPr>
            </w:pPr>
            <w:r w:rsidRPr="00302AD4">
              <w:rPr>
                <w:rFonts w:ascii="Arial" w:hAnsi="Arial" w:cs="Arial"/>
                <w:sz w:val="16"/>
                <w:szCs w:val="16"/>
                <w:rPrChange w:id="1531" w:author="MSAR LEGAL" w:date="2025-04-14T10:18:00Z" w16du:dateUtc="2025-04-14T02:18:00Z">
                  <w:rPr>
                    <w:sz w:val="20"/>
                  </w:rPr>
                </w:rPrChange>
              </w:rPr>
              <w:t xml:space="preserve">CIDB validity till: </w:t>
            </w:r>
          </w:p>
        </w:tc>
        <w:tc>
          <w:tcPr>
            <w:tcW w:w="704" w:type="pct"/>
            <w:gridSpan w:val="2"/>
            <w:tcBorders>
              <w:top w:val="single" w:sz="4" w:space="0" w:color="000000"/>
              <w:left w:val="single" w:sz="4" w:space="0" w:color="000000"/>
              <w:bottom w:val="single" w:sz="4" w:space="0" w:color="000000"/>
              <w:right w:val="single" w:sz="4" w:space="0" w:color="000000"/>
            </w:tcBorders>
            <w:tcPrChange w:id="1532" w:author="MKS CQS" w:date="2025-04-15T13:14:00Z" w16du:dateUtc="2025-04-15T05:14:00Z">
              <w:tcPr>
                <w:tcW w:w="702" w:type="pct"/>
                <w:gridSpan w:val="6"/>
                <w:tcBorders>
                  <w:top w:val="single" w:sz="4" w:space="0" w:color="000000"/>
                  <w:left w:val="single" w:sz="4" w:space="0" w:color="000000"/>
                  <w:bottom w:val="single" w:sz="4" w:space="0" w:color="000000"/>
                  <w:right w:val="single" w:sz="4" w:space="0" w:color="000000"/>
                </w:tcBorders>
              </w:tcPr>
            </w:tcPrChange>
          </w:tcPr>
          <w:p w14:paraId="48AE6237" w14:textId="77777777" w:rsidR="008A4F87" w:rsidRPr="00302AD4" w:rsidRDefault="008A4F87" w:rsidP="008A4F87">
            <w:pPr>
              <w:spacing w:line="240" w:lineRule="auto"/>
              <w:ind w:left="32"/>
              <w:jc w:val="center"/>
              <w:rPr>
                <w:rFonts w:ascii="Arial" w:hAnsi="Arial" w:cs="Arial"/>
                <w:sz w:val="16"/>
                <w:szCs w:val="16"/>
                <w:rPrChange w:id="1533" w:author="MSAR LEGAL" w:date="2025-04-14T10:18:00Z" w16du:dateUtc="2025-04-14T02:18:00Z">
                  <w:rPr/>
                </w:rPrChange>
              </w:rPr>
            </w:pPr>
            <w:r w:rsidRPr="00302AD4">
              <w:rPr>
                <w:rFonts w:ascii="Arial" w:hAnsi="Arial" w:cs="Arial"/>
                <w:sz w:val="16"/>
                <w:szCs w:val="16"/>
                <w:rPrChange w:id="1534" w:author="MSAR LEGAL" w:date="2025-04-14T10:18:00Z" w16du:dateUtc="2025-04-14T02:18:00Z">
                  <w:rPr>
                    <w:sz w:val="20"/>
                  </w:rPr>
                </w:rPrChange>
              </w:rPr>
              <w:t xml:space="preserve"> </w:t>
            </w:r>
          </w:p>
        </w:tc>
      </w:tr>
      <w:tr w:rsidR="004E0061" w:rsidRPr="00302AD4" w14:paraId="5E958C48" w14:textId="77777777" w:rsidTr="004E0061">
        <w:trPr>
          <w:trHeight w:val="256"/>
          <w:ins w:id="1535" w:author="MKS CQS" w:date="2025-04-15T12:43:00Z"/>
        </w:trPr>
        <w:tc>
          <w:tcPr>
            <w:tcW w:w="790" w:type="pct"/>
            <w:gridSpan w:val="4"/>
            <w:tcBorders>
              <w:top w:val="single" w:sz="4" w:space="0" w:color="000000"/>
              <w:left w:val="single" w:sz="4" w:space="0" w:color="000000"/>
              <w:bottom w:val="single" w:sz="4" w:space="0" w:color="000000"/>
              <w:right w:val="single" w:sz="4" w:space="0" w:color="000000"/>
            </w:tcBorders>
          </w:tcPr>
          <w:p w14:paraId="0CA03516" w14:textId="27C0709E" w:rsidR="004E0061" w:rsidRPr="004E0061" w:rsidRDefault="004E0061" w:rsidP="008A4F87">
            <w:pPr>
              <w:spacing w:line="240" w:lineRule="auto"/>
              <w:ind w:left="5"/>
              <w:rPr>
                <w:ins w:id="1536" w:author="MKS CQS" w:date="2025-04-15T12:43:00Z" w16du:dateUtc="2025-04-15T04:43:00Z"/>
                <w:rFonts w:ascii="Arial" w:hAnsi="Arial" w:cs="Arial"/>
                <w:sz w:val="16"/>
                <w:szCs w:val="16"/>
              </w:rPr>
            </w:pPr>
            <w:ins w:id="1537" w:author="MKS CQS" w:date="2025-04-15T12:44:00Z" w16du:dateUtc="2025-04-15T04:44:00Z">
              <w:r>
                <w:rPr>
                  <w:rFonts w:ascii="Arial" w:hAnsi="Arial" w:cs="Arial"/>
                  <w:sz w:val="16"/>
                  <w:szCs w:val="16"/>
                </w:rPr>
                <w:t>Trade:</w:t>
              </w:r>
            </w:ins>
          </w:p>
        </w:tc>
        <w:tc>
          <w:tcPr>
            <w:tcW w:w="4210" w:type="pct"/>
            <w:gridSpan w:val="15"/>
            <w:tcBorders>
              <w:top w:val="single" w:sz="4" w:space="0" w:color="000000"/>
              <w:left w:val="single" w:sz="4" w:space="0" w:color="000000"/>
              <w:bottom w:val="single" w:sz="4" w:space="0" w:color="000000"/>
              <w:right w:val="single" w:sz="4" w:space="0" w:color="000000"/>
            </w:tcBorders>
          </w:tcPr>
          <w:p w14:paraId="7490136B" w14:textId="7054E0B1" w:rsidR="004E0061" w:rsidRDefault="008C48CB" w:rsidP="004E0061">
            <w:pPr>
              <w:spacing w:line="240" w:lineRule="auto"/>
              <w:ind w:left="24"/>
              <w:rPr>
                <w:ins w:id="1538" w:author="MKS CQS" w:date="2025-04-15T12:45:00Z" w16du:dateUtc="2025-04-15T04:45:00Z"/>
                <w:rFonts w:ascii="Arial" w:hAnsi="Arial" w:cs="Arial"/>
                <w:sz w:val="16"/>
                <w:szCs w:val="16"/>
              </w:rPr>
            </w:pPr>
            <w:customXmlInsRangeStart w:id="1539" w:author="MKS CQS" w:date="2025-04-15T12:44:00Z"/>
            <w:sdt>
              <w:sdtPr>
                <w:rPr>
                  <w:rFonts w:ascii="Arial" w:hAnsi="Arial" w:cs="Arial"/>
                  <w:sz w:val="16"/>
                  <w:szCs w:val="16"/>
                </w:rPr>
                <w:id w:val="-466820991"/>
                <w14:checkbox>
                  <w14:checked w14:val="0"/>
                  <w14:checkedState w14:val="00FC" w14:font="Wingdings"/>
                  <w14:uncheckedState w14:val="2610" w14:font="MS Gothic"/>
                </w14:checkbox>
              </w:sdtPr>
              <w:sdtEndPr/>
              <w:sdtContent>
                <w:customXmlInsRangeEnd w:id="1539"/>
                <w:ins w:id="1540" w:author="MKS CQS" w:date="2025-04-15T12:44:00Z" w16du:dateUtc="2025-04-15T04:44:00Z">
                  <w:r w:rsidR="004E0061" w:rsidRPr="00302AD4">
                    <w:rPr>
                      <w:rFonts w:ascii="Segoe UI Symbol" w:eastAsia="MS Gothic" w:hAnsi="Segoe UI Symbol" w:cs="Segoe UI Symbol"/>
                      <w:sz w:val="16"/>
                      <w:szCs w:val="16"/>
                    </w:rPr>
                    <w:t>☐</w:t>
                  </w:r>
                </w:ins>
                <w:customXmlInsRangeStart w:id="1541" w:author="MKS CQS" w:date="2025-04-15T12:44:00Z"/>
              </w:sdtContent>
            </w:sdt>
            <w:customXmlInsRangeEnd w:id="1541"/>
            <w:ins w:id="1542" w:author="MKS CQS" w:date="2025-04-15T12:44:00Z" w16du:dateUtc="2025-04-15T04:44:00Z">
              <w:r w:rsidR="004E0061" w:rsidRPr="00302AD4">
                <w:rPr>
                  <w:rFonts w:ascii="Arial" w:hAnsi="Arial" w:cs="Arial"/>
                  <w:sz w:val="16"/>
                  <w:szCs w:val="16"/>
                </w:rPr>
                <w:t xml:space="preserve"> </w:t>
              </w:r>
              <w:r w:rsidR="004E0061">
                <w:rPr>
                  <w:rFonts w:ascii="Arial" w:hAnsi="Arial" w:cs="Arial"/>
                  <w:sz w:val="16"/>
                  <w:szCs w:val="16"/>
                </w:rPr>
                <w:t xml:space="preserve">ISP               </w:t>
              </w:r>
              <w:r w:rsidR="004E0061" w:rsidRPr="00302AD4">
                <w:rPr>
                  <w:rFonts w:ascii="Arial" w:hAnsi="Arial" w:cs="Arial"/>
                  <w:sz w:val="16"/>
                  <w:szCs w:val="16"/>
                </w:rPr>
                <w:t xml:space="preserve"> </w:t>
              </w:r>
            </w:ins>
            <w:customXmlInsRangeStart w:id="1543" w:author="MKS CQS" w:date="2025-04-15T12:44:00Z"/>
            <w:sdt>
              <w:sdtPr>
                <w:rPr>
                  <w:rFonts w:ascii="Arial" w:hAnsi="Arial" w:cs="Arial"/>
                  <w:sz w:val="16"/>
                  <w:szCs w:val="16"/>
                </w:rPr>
                <w:id w:val="594297591"/>
                <w14:checkbox>
                  <w14:checked w14:val="0"/>
                  <w14:checkedState w14:val="00FC" w14:font="Wingdings"/>
                  <w14:uncheckedState w14:val="2610" w14:font="MS Gothic"/>
                </w14:checkbox>
              </w:sdtPr>
              <w:sdtEndPr/>
              <w:sdtContent>
                <w:customXmlInsRangeEnd w:id="1543"/>
                <w:ins w:id="1544" w:author="MKS CQS" w:date="2025-04-15T12:44:00Z" w16du:dateUtc="2025-04-15T04:44:00Z">
                  <w:r w:rsidR="004E0061" w:rsidRPr="00302AD4">
                    <w:rPr>
                      <w:rFonts w:ascii="Segoe UI Symbol" w:eastAsia="MS Gothic" w:hAnsi="Segoe UI Symbol" w:cs="Segoe UI Symbol"/>
                      <w:sz w:val="16"/>
                      <w:szCs w:val="16"/>
                    </w:rPr>
                    <w:t>☐</w:t>
                  </w:r>
                </w:ins>
                <w:customXmlInsRangeStart w:id="1545" w:author="MKS CQS" w:date="2025-04-15T12:44:00Z"/>
              </w:sdtContent>
            </w:sdt>
            <w:customXmlInsRangeEnd w:id="1545"/>
            <w:ins w:id="1546" w:author="MKS CQS" w:date="2025-04-15T12:44:00Z" w16du:dateUtc="2025-04-15T04:44:00Z">
              <w:r w:rsidR="004E0061" w:rsidRPr="00302AD4">
                <w:rPr>
                  <w:rFonts w:ascii="Arial" w:hAnsi="Arial" w:cs="Arial"/>
                  <w:sz w:val="16"/>
                  <w:szCs w:val="16"/>
                </w:rPr>
                <w:t xml:space="preserve"> </w:t>
              </w:r>
            </w:ins>
            <w:ins w:id="1547" w:author="MKS CQS" w:date="2025-04-15T12:45:00Z" w16du:dateUtc="2025-04-15T04:45:00Z">
              <w:r w:rsidR="004E0061">
                <w:rPr>
                  <w:rFonts w:ascii="Arial" w:hAnsi="Arial" w:cs="Arial"/>
                  <w:sz w:val="16"/>
                  <w:szCs w:val="16"/>
                </w:rPr>
                <w:t>OSP</w:t>
              </w:r>
            </w:ins>
            <w:ins w:id="1548" w:author="MKS CQS" w:date="2025-04-15T12:44:00Z" w16du:dateUtc="2025-04-15T04:44:00Z">
              <w:r w:rsidR="004E0061">
                <w:rPr>
                  <w:rFonts w:ascii="Arial" w:hAnsi="Arial" w:cs="Arial"/>
                  <w:sz w:val="16"/>
                  <w:szCs w:val="16"/>
                </w:rPr>
                <w:t xml:space="preserve">   </w:t>
              </w:r>
            </w:ins>
            <w:ins w:id="1549" w:author="MKS CQS" w:date="2025-04-15T12:45:00Z" w16du:dateUtc="2025-04-15T04:45:00Z">
              <w:r w:rsidR="004E0061">
                <w:rPr>
                  <w:rFonts w:ascii="Arial" w:hAnsi="Arial" w:cs="Arial"/>
                  <w:sz w:val="16"/>
                  <w:szCs w:val="16"/>
                </w:rPr>
                <w:t xml:space="preserve"> </w:t>
              </w:r>
            </w:ins>
            <w:ins w:id="1550" w:author="MKS CQS" w:date="2025-04-15T12:44:00Z" w16du:dateUtc="2025-04-15T04:44:00Z">
              <w:r w:rsidR="004E0061">
                <w:rPr>
                  <w:rFonts w:ascii="Arial" w:hAnsi="Arial" w:cs="Arial"/>
                  <w:sz w:val="16"/>
                  <w:szCs w:val="16"/>
                </w:rPr>
                <w:t xml:space="preserve">           </w:t>
              </w:r>
            </w:ins>
            <w:customXmlInsRangeStart w:id="1551" w:author="MKS CQS" w:date="2025-04-15T12:44:00Z"/>
            <w:sdt>
              <w:sdtPr>
                <w:rPr>
                  <w:rFonts w:ascii="Arial" w:hAnsi="Arial" w:cs="Arial"/>
                  <w:sz w:val="16"/>
                  <w:szCs w:val="16"/>
                </w:rPr>
                <w:id w:val="-2040043036"/>
                <w14:checkbox>
                  <w14:checked w14:val="0"/>
                  <w14:checkedState w14:val="00FC" w14:font="Wingdings"/>
                  <w14:uncheckedState w14:val="2610" w14:font="MS Gothic"/>
                </w14:checkbox>
              </w:sdtPr>
              <w:sdtEndPr/>
              <w:sdtContent>
                <w:customXmlInsRangeEnd w:id="1551"/>
                <w:ins w:id="1552" w:author="MKS CQS" w:date="2025-04-15T12:44:00Z" w16du:dateUtc="2025-04-15T04:44:00Z">
                  <w:r w:rsidR="004E0061" w:rsidRPr="00302AD4">
                    <w:rPr>
                      <w:rFonts w:ascii="Segoe UI Symbol" w:eastAsia="MS Gothic" w:hAnsi="Segoe UI Symbol" w:cs="Segoe UI Symbol"/>
                      <w:sz w:val="16"/>
                      <w:szCs w:val="16"/>
                    </w:rPr>
                    <w:t>☐</w:t>
                  </w:r>
                </w:ins>
                <w:customXmlInsRangeStart w:id="1553" w:author="MKS CQS" w:date="2025-04-15T12:44:00Z"/>
              </w:sdtContent>
            </w:sdt>
            <w:customXmlInsRangeEnd w:id="1553"/>
            <w:ins w:id="1554" w:author="MKS CQS" w:date="2025-04-15T12:45:00Z" w16du:dateUtc="2025-04-15T04:45:00Z">
              <w:r w:rsidR="004E0061">
                <w:rPr>
                  <w:rFonts w:ascii="Arial" w:hAnsi="Arial" w:cs="Arial"/>
                  <w:sz w:val="16"/>
                  <w:szCs w:val="16"/>
                </w:rPr>
                <w:t xml:space="preserve"> O&amp;M</w:t>
              </w:r>
            </w:ins>
            <w:ins w:id="1555" w:author="MKS CQS" w:date="2025-04-15T12:44:00Z" w16du:dateUtc="2025-04-15T04:44:00Z">
              <w:r w:rsidR="004E0061">
                <w:rPr>
                  <w:rFonts w:ascii="Arial" w:hAnsi="Arial" w:cs="Arial"/>
                  <w:sz w:val="16"/>
                  <w:szCs w:val="16"/>
                </w:rPr>
                <w:t xml:space="preserve">                 </w:t>
              </w:r>
              <w:r w:rsidR="004E0061" w:rsidRPr="00302AD4">
                <w:rPr>
                  <w:rFonts w:ascii="Arial" w:hAnsi="Arial" w:cs="Arial"/>
                  <w:sz w:val="16"/>
                  <w:szCs w:val="16"/>
                </w:rPr>
                <w:t xml:space="preserve"> </w:t>
              </w:r>
            </w:ins>
            <w:customXmlInsRangeStart w:id="1556" w:author="MKS CQS" w:date="2025-04-15T12:48:00Z"/>
            <w:sdt>
              <w:sdtPr>
                <w:rPr>
                  <w:rFonts w:ascii="Arial" w:hAnsi="Arial" w:cs="Arial"/>
                  <w:sz w:val="16"/>
                  <w:szCs w:val="16"/>
                </w:rPr>
                <w:id w:val="1028683527"/>
                <w14:checkbox>
                  <w14:checked w14:val="0"/>
                  <w14:checkedState w14:val="00FC" w14:font="Wingdings"/>
                  <w14:uncheckedState w14:val="2610" w14:font="MS Gothic"/>
                </w14:checkbox>
              </w:sdtPr>
              <w:sdtEndPr/>
              <w:sdtContent>
                <w:customXmlInsRangeEnd w:id="1556"/>
                <w:ins w:id="1557" w:author="MKS CQS" w:date="2025-04-15T12:48:00Z" w16du:dateUtc="2025-04-15T04:48:00Z">
                  <w:r w:rsidR="00706A7D" w:rsidRPr="00302AD4">
                    <w:rPr>
                      <w:rFonts w:ascii="Segoe UI Symbol" w:eastAsia="MS Gothic" w:hAnsi="Segoe UI Symbol" w:cs="Segoe UI Symbol"/>
                      <w:sz w:val="16"/>
                      <w:szCs w:val="16"/>
                    </w:rPr>
                    <w:t>☐</w:t>
                  </w:r>
                </w:ins>
                <w:customXmlInsRangeStart w:id="1558" w:author="MKS CQS" w:date="2025-04-15T12:48:00Z"/>
              </w:sdtContent>
            </w:sdt>
            <w:customXmlInsRangeEnd w:id="1558"/>
            <w:ins w:id="1559" w:author="MKS CQS" w:date="2025-04-15T12:48:00Z" w16du:dateUtc="2025-04-15T04:48:00Z">
              <w:r w:rsidR="00706A7D">
                <w:rPr>
                  <w:rFonts w:ascii="Arial" w:hAnsi="Arial" w:cs="Arial"/>
                  <w:sz w:val="16"/>
                  <w:szCs w:val="16"/>
                </w:rPr>
                <w:t xml:space="preserve"> M&amp;E                 </w:t>
              </w:r>
              <w:r w:rsidR="00706A7D" w:rsidRPr="00302AD4">
                <w:rPr>
                  <w:rFonts w:ascii="Arial" w:hAnsi="Arial" w:cs="Arial"/>
                  <w:sz w:val="16"/>
                  <w:szCs w:val="16"/>
                </w:rPr>
                <w:t xml:space="preserve"> </w:t>
              </w:r>
            </w:ins>
            <w:customXmlInsRangeStart w:id="1560" w:author="MKS CQS" w:date="2025-04-15T12:44:00Z"/>
            <w:sdt>
              <w:sdtPr>
                <w:rPr>
                  <w:rFonts w:ascii="Arial" w:hAnsi="Arial" w:cs="Arial"/>
                  <w:sz w:val="16"/>
                  <w:szCs w:val="16"/>
                </w:rPr>
                <w:id w:val="-1337228845"/>
                <w14:checkbox>
                  <w14:checked w14:val="0"/>
                  <w14:checkedState w14:val="00FC" w14:font="Wingdings"/>
                  <w14:uncheckedState w14:val="2610" w14:font="MS Gothic"/>
                </w14:checkbox>
              </w:sdtPr>
              <w:sdtEndPr/>
              <w:sdtContent>
                <w:customXmlInsRangeEnd w:id="1560"/>
                <w:ins w:id="1561" w:author="MKS CQS" w:date="2025-04-15T12:44:00Z" w16du:dateUtc="2025-04-15T04:44:00Z">
                  <w:r w:rsidR="004E0061" w:rsidRPr="00302AD4">
                    <w:rPr>
                      <w:rFonts w:ascii="Segoe UI Symbol" w:eastAsia="MS Gothic" w:hAnsi="Segoe UI Symbol" w:cs="Segoe UI Symbol"/>
                      <w:sz w:val="16"/>
                      <w:szCs w:val="16"/>
                    </w:rPr>
                    <w:t>☐</w:t>
                  </w:r>
                </w:ins>
                <w:customXmlInsRangeStart w:id="1562" w:author="MKS CQS" w:date="2025-04-15T12:44:00Z"/>
              </w:sdtContent>
            </w:sdt>
            <w:customXmlInsRangeEnd w:id="1562"/>
            <w:ins w:id="1563" w:author="MKS CQS" w:date="2025-04-15T12:45:00Z" w16du:dateUtc="2025-04-15T04:45:00Z">
              <w:r w:rsidR="004E0061">
                <w:rPr>
                  <w:rFonts w:ascii="Arial" w:hAnsi="Arial" w:cs="Arial"/>
                  <w:sz w:val="16"/>
                  <w:szCs w:val="16"/>
                </w:rPr>
                <w:t xml:space="preserve"> Others: </w:t>
              </w:r>
            </w:ins>
            <w:ins w:id="1564" w:author="MKS CQS" w:date="2025-04-15T12:46:00Z" w16du:dateUtc="2025-04-15T04:46:00Z">
              <w:r w:rsidR="004E0061">
                <w:rPr>
                  <w:rFonts w:ascii="Arial" w:hAnsi="Arial" w:cs="Arial"/>
                  <w:sz w:val="16"/>
                  <w:szCs w:val="16"/>
                </w:rPr>
                <w:t>___________________________</w:t>
              </w:r>
            </w:ins>
          </w:p>
          <w:p w14:paraId="72DE8B5E" w14:textId="1E5668D3" w:rsidR="004E0061" w:rsidRPr="004E0061" w:rsidRDefault="004E0061" w:rsidP="008A4F87">
            <w:pPr>
              <w:spacing w:line="240" w:lineRule="auto"/>
              <w:ind w:left="32"/>
              <w:jc w:val="center"/>
              <w:rPr>
                <w:ins w:id="1565" w:author="MKS CQS" w:date="2025-04-15T12:43:00Z" w16du:dateUtc="2025-04-15T04:43:00Z"/>
                <w:rFonts w:ascii="Arial" w:hAnsi="Arial" w:cs="Arial"/>
                <w:sz w:val="16"/>
                <w:szCs w:val="16"/>
              </w:rPr>
            </w:pPr>
            <w:ins w:id="1566" w:author="MKS CQS" w:date="2025-04-15T12:45:00Z" w16du:dateUtc="2025-04-15T04:45:00Z">
              <w:r>
                <w:rPr>
                  <w:rFonts w:ascii="Arial" w:hAnsi="Arial" w:cs="Arial"/>
                  <w:sz w:val="16"/>
                  <w:szCs w:val="16"/>
                </w:rPr>
                <w:t xml:space="preserve">   </w:t>
              </w:r>
            </w:ins>
            <w:ins w:id="1567" w:author="MKS CQS" w:date="2025-04-15T12:46:00Z" w16du:dateUtc="2025-04-15T04:46:00Z">
              <w:r>
                <w:rPr>
                  <w:rFonts w:ascii="Arial" w:hAnsi="Arial" w:cs="Arial"/>
                  <w:sz w:val="16"/>
                  <w:szCs w:val="16"/>
                </w:rPr>
                <w:t xml:space="preserve"> </w:t>
              </w:r>
            </w:ins>
            <w:ins w:id="1568" w:author="MKS CQS" w:date="2025-04-15T12:48:00Z" w16du:dateUtc="2025-04-15T04:48:00Z">
              <w:r w:rsidR="00706A7D">
                <w:rPr>
                  <w:rFonts w:ascii="Arial" w:hAnsi="Arial" w:cs="Arial"/>
                  <w:sz w:val="16"/>
                  <w:szCs w:val="16"/>
                </w:rPr>
                <w:t xml:space="preserve">                                                           </w:t>
              </w:r>
            </w:ins>
            <w:ins w:id="1569" w:author="MKS CQS" w:date="2025-04-15T12:45:00Z" w16du:dateUtc="2025-04-15T04:45:00Z">
              <w:r w:rsidRPr="004E0061">
                <w:rPr>
                  <w:rFonts w:ascii="Arial" w:hAnsi="Arial" w:cs="Arial"/>
                  <w:i/>
                  <w:iCs/>
                  <w:sz w:val="14"/>
                  <w:szCs w:val="14"/>
                  <w:rPrChange w:id="1570" w:author="MKS CQS" w:date="2025-04-15T12:45:00Z" w16du:dateUtc="2025-04-15T04:45:00Z">
                    <w:rPr>
                      <w:rFonts w:ascii="Arial" w:hAnsi="Arial" w:cs="Arial"/>
                      <w:sz w:val="16"/>
                      <w:szCs w:val="16"/>
                    </w:rPr>
                  </w:rPrChange>
                </w:rPr>
                <w:t>(Please specify)</w:t>
              </w:r>
            </w:ins>
          </w:p>
        </w:tc>
      </w:tr>
      <w:tr w:rsidR="00C76D8F" w:rsidRPr="00302AD4" w14:paraId="7A5E5B5F" w14:textId="77777777" w:rsidTr="004E0061">
        <w:tblPrEx>
          <w:tblPrExChange w:id="1571" w:author="MKS CQS" w:date="2025-04-15T12:43:00Z" w16du:dateUtc="2025-04-15T04:43:00Z">
            <w:tblPrEx>
              <w:tblW w:w="5461" w:type="pct"/>
            </w:tblPrEx>
          </w:tblPrExChange>
        </w:tblPrEx>
        <w:trPr>
          <w:trHeight w:val="269"/>
          <w:trPrChange w:id="1572" w:author="MKS CQS" w:date="2025-04-15T12:43:00Z" w16du:dateUtc="2025-04-15T04:43:00Z">
            <w:trPr>
              <w:gridAfter w:val="0"/>
              <w:wAfter w:w="401" w:type="pct"/>
              <w:trHeight w:val="269"/>
            </w:trPr>
          </w:trPrChange>
        </w:trPr>
        <w:tc>
          <w:tcPr>
            <w:tcW w:w="2054" w:type="pct"/>
            <w:gridSpan w:val="9"/>
            <w:tcBorders>
              <w:top w:val="single" w:sz="4" w:space="0" w:color="000000"/>
              <w:left w:val="single" w:sz="4" w:space="0" w:color="000000"/>
              <w:bottom w:val="nil"/>
              <w:right w:val="single" w:sz="4" w:space="0" w:color="000000"/>
            </w:tcBorders>
            <w:tcPrChange w:id="1573" w:author="MKS CQS" w:date="2025-04-15T12:43:00Z" w16du:dateUtc="2025-04-15T04:43:00Z">
              <w:tcPr>
                <w:tcW w:w="1677" w:type="pct"/>
                <w:gridSpan w:val="13"/>
                <w:tcBorders>
                  <w:top w:val="single" w:sz="4" w:space="0" w:color="000000"/>
                  <w:left w:val="single" w:sz="4" w:space="0" w:color="000000"/>
                  <w:bottom w:val="nil"/>
                  <w:right w:val="single" w:sz="4" w:space="0" w:color="000000"/>
                </w:tcBorders>
              </w:tcPr>
            </w:tcPrChange>
          </w:tcPr>
          <w:p w14:paraId="00005CEA" w14:textId="77777777" w:rsidR="008A4F87" w:rsidRPr="00302AD4" w:rsidRDefault="008A4F87" w:rsidP="008A4F87">
            <w:pPr>
              <w:spacing w:line="240" w:lineRule="auto"/>
              <w:ind w:left="5"/>
              <w:rPr>
                <w:rFonts w:ascii="Arial" w:hAnsi="Arial" w:cs="Arial"/>
                <w:sz w:val="16"/>
                <w:szCs w:val="16"/>
                <w:rPrChange w:id="1574" w:author="MSAR LEGAL" w:date="2025-04-14T10:18:00Z" w16du:dateUtc="2025-04-14T02:18:00Z">
                  <w:rPr/>
                </w:rPrChange>
              </w:rPr>
            </w:pPr>
            <w:r w:rsidRPr="00302AD4">
              <w:rPr>
                <w:rFonts w:ascii="Arial" w:hAnsi="Arial" w:cs="Arial"/>
                <w:sz w:val="16"/>
                <w:szCs w:val="16"/>
                <w:rPrChange w:id="1575" w:author="MSAR LEGAL" w:date="2025-04-14T10:18:00Z" w16du:dateUtc="2025-04-14T02:18:00Z">
                  <w:rPr>
                    <w:sz w:val="20"/>
                  </w:rPr>
                </w:rPrChange>
              </w:rPr>
              <w:t xml:space="preserve">Value of Similar Project completed in last 5 years </w:t>
            </w:r>
          </w:p>
        </w:tc>
        <w:tc>
          <w:tcPr>
            <w:tcW w:w="2946" w:type="pct"/>
            <w:gridSpan w:val="10"/>
            <w:tcBorders>
              <w:top w:val="single" w:sz="4" w:space="0" w:color="000000"/>
              <w:left w:val="single" w:sz="4" w:space="0" w:color="000000"/>
              <w:bottom w:val="nil"/>
              <w:right w:val="single" w:sz="4" w:space="0" w:color="000000"/>
            </w:tcBorders>
            <w:tcPrChange w:id="1576" w:author="MKS CQS" w:date="2025-04-15T12:43:00Z" w16du:dateUtc="2025-04-15T04:43:00Z">
              <w:tcPr>
                <w:tcW w:w="2923" w:type="pct"/>
                <w:gridSpan w:val="22"/>
                <w:tcBorders>
                  <w:top w:val="single" w:sz="4" w:space="0" w:color="000000"/>
                  <w:left w:val="single" w:sz="4" w:space="0" w:color="000000"/>
                  <w:bottom w:val="nil"/>
                  <w:right w:val="single" w:sz="4" w:space="0" w:color="000000"/>
                </w:tcBorders>
              </w:tcPr>
            </w:tcPrChange>
          </w:tcPr>
          <w:p w14:paraId="28F92DCA" w14:textId="77777777" w:rsidR="008A4F87" w:rsidRPr="00302AD4" w:rsidRDefault="008A4F87" w:rsidP="008A4F87">
            <w:pPr>
              <w:spacing w:line="240" w:lineRule="auto"/>
              <w:ind w:left="4"/>
              <w:rPr>
                <w:rFonts w:ascii="Arial" w:hAnsi="Arial" w:cs="Arial"/>
                <w:sz w:val="16"/>
                <w:szCs w:val="16"/>
                <w:rPrChange w:id="1577" w:author="MSAR LEGAL" w:date="2025-04-14T10:18:00Z" w16du:dateUtc="2025-04-14T02:18:00Z">
                  <w:rPr/>
                </w:rPrChange>
              </w:rPr>
            </w:pPr>
            <w:r w:rsidRPr="00302AD4">
              <w:rPr>
                <w:rFonts w:ascii="Arial" w:hAnsi="Arial" w:cs="Arial"/>
                <w:sz w:val="16"/>
                <w:szCs w:val="16"/>
                <w:rPrChange w:id="1578" w:author="MSAR LEGAL" w:date="2025-04-14T10:18:00Z" w16du:dateUtc="2025-04-14T02:18:00Z">
                  <w:rPr>
                    <w:sz w:val="20"/>
                  </w:rPr>
                </w:rPrChange>
              </w:rPr>
              <w:t xml:space="preserve">Value of Current </w:t>
            </w:r>
            <w:proofErr w:type="gramStart"/>
            <w:r w:rsidRPr="00302AD4">
              <w:rPr>
                <w:rFonts w:ascii="Arial" w:hAnsi="Arial" w:cs="Arial"/>
                <w:sz w:val="16"/>
                <w:szCs w:val="16"/>
                <w:rPrChange w:id="1579" w:author="MSAR LEGAL" w:date="2025-04-14T10:18:00Z" w16du:dateUtc="2025-04-14T02:18:00Z">
                  <w:rPr>
                    <w:sz w:val="20"/>
                  </w:rPr>
                </w:rPrChange>
              </w:rPr>
              <w:t>On</w:t>
            </w:r>
            <w:proofErr w:type="gramEnd"/>
            <w:r w:rsidRPr="00302AD4">
              <w:rPr>
                <w:rFonts w:ascii="Arial" w:hAnsi="Arial" w:cs="Arial"/>
                <w:sz w:val="16"/>
                <w:szCs w:val="16"/>
                <w:rPrChange w:id="1580" w:author="MSAR LEGAL" w:date="2025-04-14T10:18:00Z" w16du:dateUtc="2025-04-14T02:18:00Z">
                  <w:rPr>
                    <w:sz w:val="20"/>
                  </w:rPr>
                </w:rPrChange>
              </w:rPr>
              <w:t xml:space="preserve"> Going Project </w:t>
            </w:r>
          </w:p>
        </w:tc>
      </w:tr>
      <w:tr w:rsidR="00C76D8F" w:rsidRPr="00302AD4" w14:paraId="17C77A67" w14:textId="77777777" w:rsidTr="004E0061">
        <w:tblPrEx>
          <w:tblPrExChange w:id="1581" w:author="MKS CQS" w:date="2025-04-15T12:43:00Z" w16du:dateUtc="2025-04-15T04:43:00Z">
            <w:tblPrEx>
              <w:tblW w:w="5461" w:type="pct"/>
            </w:tblPrEx>
          </w:tblPrExChange>
        </w:tblPrEx>
        <w:trPr>
          <w:trHeight w:val="245"/>
          <w:trPrChange w:id="1582" w:author="MKS CQS" w:date="2025-04-15T12:43:00Z" w16du:dateUtc="2025-04-15T04:43:00Z">
            <w:trPr>
              <w:gridAfter w:val="0"/>
              <w:wAfter w:w="401" w:type="pct"/>
              <w:trHeight w:val="245"/>
            </w:trPr>
          </w:trPrChange>
        </w:trPr>
        <w:tc>
          <w:tcPr>
            <w:tcW w:w="2054" w:type="pct"/>
            <w:gridSpan w:val="9"/>
            <w:tcBorders>
              <w:top w:val="nil"/>
              <w:left w:val="single" w:sz="4" w:space="0" w:color="000000"/>
              <w:bottom w:val="nil"/>
              <w:right w:val="single" w:sz="4" w:space="0" w:color="000000"/>
            </w:tcBorders>
            <w:tcPrChange w:id="1583" w:author="MKS CQS" w:date="2025-04-15T12:43:00Z" w16du:dateUtc="2025-04-15T04:43:00Z">
              <w:tcPr>
                <w:tcW w:w="1677" w:type="pct"/>
                <w:gridSpan w:val="13"/>
                <w:tcBorders>
                  <w:top w:val="nil"/>
                  <w:left w:val="single" w:sz="4" w:space="0" w:color="000000"/>
                  <w:bottom w:val="nil"/>
                  <w:right w:val="single" w:sz="4" w:space="0" w:color="000000"/>
                </w:tcBorders>
              </w:tcPr>
            </w:tcPrChange>
          </w:tcPr>
          <w:p w14:paraId="10E453F6" w14:textId="77777777" w:rsidR="008A4F87" w:rsidRPr="00302AD4" w:rsidRDefault="008A4F87">
            <w:pPr>
              <w:spacing w:line="240" w:lineRule="auto"/>
              <w:ind w:left="166"/>
              <w:rPr>
                <w:rFonts w:ascii="Arial" w:hAnsi="Arial" w:cs="Arial"/>
                <w:sz w:val="16"/>
                <w:szCs w:val="16"/>
                <w:rPrChange w:id="1584" w:author="MSAR LEGAL" w:date="2025-04-14T10:18:00Z" w16du:dateUtc="2025-04-14T02:18:00Z">
                  <w:rPr/>
                </w:rPrChange>
              </w:rPr>
              <w:pPrChange w:id="1585" w:author="MKS CQS" w:date="2025-04-15T12:51:00Z" w16du:dateUtc="2025-04-15T04:51:00Z">
                <w:pPr>
                  <w:spacing w:line="240" w:lineRule="auto"/>
                  <w:ind w:left="5"/>
                </w:pPr>
              </w:pPrChange>
            </w:pPr>
            <w:r w:rsidRPr="00302AD4">
              <w:rPr>
                <w:rFonts w:ascii="Cambria Math" w:hAnsi="Cambria Math" w:cs="Cambria Math"/>
                <w:sz w:val="16"/>
                <w:szCs w:val="16"/>
                <w:rPrChange w:id="1586" w:author="MSAR LEGAL" w:date="2025-04-14T10:18:00Z" w16du:dateUtc="2025-04-14T02:18:00Z">
                  <w:rPr>
                    <w:sz w:val="20"/>
                  </w:rPr>
                </w:rPrChange>
              </w:rPr>
              <w:t>⃝</w:t>
            </w:r>
            <w:r w:rsidRPr="00302AD4">
              <w:rPr>
                <w:rFonts w:ascii="Arial" w:hAnsi="Arial" w:cs="Arial"/>
                <w:sz w:val="16"/>
                <w:szCs w:val="16"/>
                <w:rPrChange w:id="1587" w:author="MSAR LEGAL" w:date="2025-04-14T10:18:00Z" w16du:dateUtc="2025-04-14T02:18:00Z">
                  <w:rPr>
                    <w:sz w:val="20"/>
                  </w:rPr>
                </w:rPrChange>
              </w:rPr>
              <w:t xml:space="preserve"> More than RM15M </w:t>
            </w:r>
          </w:p>
        </w:tc>
        <w:tc>
          <w:tcPr>
            <w:tcW w:w="2946" w:type="pct"/>
            <w:gridSpan w:val="10"/>
            <w:tcBorders>
              <w:top w:val="nil"/>
              <w:left w:val="single" w:sz="4" w:space="0" w:color="000000"/>
              <w:bottom w:val="nil"/>
              <w:right w:val="single" w:sz="4" w:space="0" w:color="000000"/>
            </w:tcBorders>
            <w:tcPrChange w:id="1588" w:author="MKS CQS" w:date="2025-04-15T12:43:00Z" w16du:dateUtc="2025-04-15T04:43:00Z">
              <w:tcPr>
                <w:tcW w:w="2923" w:type="pct"/>
                <w:gridSpan w:val="22"/>
                <w:tcBorders>
                  <w:top w:val="nil"/>
                  <w:left w:val="single" w:sz="4" w:space="0" w:color="000000"/>
                  <w:bottom w:val="nil"/>
                  <w:right w:val="single" w:sz="4" w:space="0" w:color="000000"/>
                </w:tcBorders>
              </w:tcPr>
            </w:tcPrChange>
          </w:tcPr>
          <w:p w14:paraId="2275AF01" w14:textId="77777777" w:rsidR="008A4F87" w:rsidRPr="00302AD4" w:rsidRDefault="008A4F87">
            <w:pPr>
              <w:spacing w:line="240" w:lineRule="auto"/>
              <w:ind w:left="166"/>
              <w:rPr>
                <w:rFonts w:ascii="Arial" w:hAnsi="Arial" w:cs="Arial"/>
                <w:sz w:val="16"/>
                <w:szCs w:val="16"/>
                <w:rPrChange w:id="1589" w:author="MSAR LEGAL" w:date="2025-04-14T10:18:00Z" w16du:dateUtc="2025-04-14T02:18:00Z">
                  <w:rPr/>
                </w:rPrChange>
              </w:rPr>
              <w:pPrChange w:id="1590" w:author="MKS CQS" w:date="2025-04-15T12:51:00Z" w16du:dateUtc="2025-04-15T04:51:00Z">
                <w:pPr>
                  <w:spacing w:line="240" w:lineRule="auto"/>
                  <w:ind w:left="4"/>
                </w:pPr>
              </w:pPrChange>
            </w:pPr>
            <w:r w:rsidRPr="00302AD4">
              <w:rPr>
                <w:rFonts w:ascii="Cambria Math" w:hAnsi="Cambria Math" w:cs="Cambria Math"/>
                <w:sz w:val="16"/>
                <w:szCs w:val="16"/>
                <w:rPrChange w:id="1591" w:author="MSAR LEGAL" w:date="2025-04-14T10:18:00Z" w16du:dateUtc="2025-04-14T02:18:00Z">
                  <w:rPr>
                    <w:sz w:val="20"/>
                  </w:rPr>
                </w:rPrChange>
              </w:rPr>
              <w:t>⃝</w:t>
            </w:r>
            <w:r w:rsidRPr="00302AD4">
              <w:rPr>
                <w:rFonts w:ascii="Arial" w:hAnsi="Arial" w:cs="Arial"/>
                <w:sz w:val="16"/>
                <w:szCs w:val="16"/>
                <w:rPrChange w:id="1592" w:author="MSAR LEGAL" w:date="2025-04-14T10:18:00Z" w16du:dateUtc="2025-04-14T02:18:00Z">
                  <w:rPr>
                    <w:sz w:val="20"/>
                  </w:rPr>
                </w:rPrChange>
              </w:rPr>
              <w:t xml:space="preserve"> More than RM5M </w:t>
            </w:r>
          </w:p>
        </w:tc>
      </w:tr>
      <w:tr w:rsidR="00C76D8F" w:rsidRPr="00302AD4" w14:paraId="38440880" w14:textId="77777777" w:rsidTr="004E0061">
        <w:tblPrEx>
          <w:tblPrExChange w:id="1593" w:author="MKS CQS" w:date="2025-04-15T12:43:00Z" w16du:dateUtc="2025-04-15T04:43:00Z">
            <w:tblPrEx>
              <w:tblW w:w="5461" w:type="pct"/>
            </w:tblPrEx>
          </w:tblPrExChange>
        </w:tblPrEx>
        <w:trPr>
          <w:trHeight w:val="244"/>
          <w:trPrChange w:id="1594" w:author="MKS CQS" w:date="2025-04-15T12:43:00Z" w16du:dateUtc="2025-04-15T04:43:00Z">
            <w:trPr>
              <w:gridAfter w:val="0"/>
              <w:wAfter w:w="401" w:type="pct"/>
              <w:trHeight w:val="244"/>
            </w:trPr>
          </w:trPrChange>
        </w:trPr>
        <w:tc>
          <w:tcPr>
            <w:tcW w:w="2054" w:type="pct"/>
            <w:gridSpan w:val="9"/>
            <w:tcBorders>
              <w:top w:val="nil"/>
              <w:left w:val="single" w:sz="4" w:space="0" w:color="000000"/>
              <w:bottom w:val="nil"/>
              <w:right w:val="single" w:sz="4" w:space="0" w:color="000000"/>
            </w:tcBorders>
            <w:tcPrChange w:id="1595" w:author="MKS CQS" w:date="2025-04-15T12:43:00Z" w16du:dateUtc="2025-04-15T04:43:00Z">
              <w:tcPr>
                <w:tcW w:w="1677" w:type="pct"/>
                <w:gridSpan w:val="13"/>
                <w:tcBorders>
                  <w:top w:val="nil"/>
                  <w:left w:val="single" w:sz="4" w:space="0" w:color="000000"/>
                  <w:bottom w:val="nil"/>
                  <w:right w:val="single" w:sz="4" w:space="0" w:color="000000"/>
                </w:tcBorders>
              </w:tcPr>
            </w:tcPrChange>
          </w:tcPr>
          <w:p w14:paraId="5AAF8E5E" w14:textId="77777777" w:rsidR="008A4F87" w:rsidRPr="00302AD4" w:rsidRDefault="008A4F87">
            <w:pPr>
              <w:spacing w:line="240" w:lineRule="auto"/>
              <w:ind w:left="166"/>
              <w:rPr>
                <w:rFonts w:ascii="Arial" w:hAnsi="Arial" w:cs="Arial"/>
                <w:sz w:val="16"/>
                <w:szCs w:val="16"/>
                <w:rPrChange w:id="1596" w:author="MSAR LEGAL" w:date="2025-04-14T10:18:00Z" w16du:dateUtc="2025-04-14T02:18:00Z">
                  <w:rPr/>
                </w:rPrChange>
              </w:rPr>
              <w:pPrChange w:id="1597" w:author="MKS CQS" w:date="2025-04-15T12:51:00Z" w16du:dateUtc="2025-04-15T04:51:00Z">
                <w:pPr>
                  <w:spacing w:line="240" w:lineRule="auto"/>
                  <w:ind w:left="5"/>
                </w:pPr>
              </w:pPrChange>
            </w:pPr>
            <w:r w:rsidRPr="00302AD4">
              <w:rPr>
                <w:rFonts w:ascii="Cambria Math" w:hAnsi="Cambria Math" w:cs="Cambria Math"/>
                <w:sz w:val="16"/>
                <w:szCs w:val="16"/>
                <w:rPrChange w:id="1598" w:author="MSAR LEGAL" w:date="2025-04-14T10:18:00Z" w16du:dateUtc="2025-04-14T02:18:00Z">
                  <w:rPr>
                    <w:sz w:val="20"/>
                  </w:rPr>
                </w:rPrChange>
              </w:rPr>
              <w:t>⃝</w:t>
            </w:r>
            <w:r w:rsidRPr="00302AD4">
              <w:rPr>
                <w:rFonts w:ascii="Arial" w:hAnsi="Arial" w:cs="Arial"/>
                <w:sz w:val="16"/>
                <w:szCs w:val="16"/>
                <w:rPrChange w:id="1599" w:author="MSAR LEGAL" w:date="2025-04-14T10:18:00Z" w16du:dateUtc="2025-04-14T02:18:00Z">
                  <w:rPr>
                    <w:sz w:val="20"/>
                  </w:rPr>
                </w:rPrChange>
              </w:rPr>
              <w:t xml:space="preserve"> RM10M and more but less than RM14.9M </w:t>
            </w:r>
          </w:p>
        </w:tc>
        <w:tc>
          <w:tcPr>
            <w:tcW w:w="2946" w:type="pct"/>
            <w:gridSpan w:val="10"/>
            <w:tcBorders>
              <w:top w:val="nil"/>
              <w:left w:val="single" w:sz="4" w:space="0" w:color="000000"/>
              <w:bottom w:val="nil"/>
              <w:right w:val="single" w:sz="4" w:space="0" w:color="000000"/>
            </w:tcBorders>
            <w:tcPrChange w:id="1600" w:author="MKS CQS" w:date="2025-04-15T12:43:00Z" w16du:dateUtc="2025-04-15T04:43:00Z">
              <w:tcPr>
                <w:tcW w:w="2923" w:type="pct"/>
                <w:gridSpan w:val="22"/>
                <w:tcBorders>
                  <w:top w:val="nil"/>
                  <w:left w:val="single" w:sz="4" w:space="0" w:color="000000"/>
                  <w:bottom w:val="nil"/>
                  <w:right w:val="single" w:sz="4" w:space="0" w:color="000000"/>
                </w:tcBorders>
              </w:tcPr>
            </w:tcPrChange>
          </w:tcPr>
          <w:p w14:paraId="1BF59AE5" w14:textId="77777777" w:rsidR="008A4F87" w:rsidRPr="00302AD4" w:rsidRDefault="008A4F87">
            <w:pPr>
              <w:spacing w:line="240" w:lineRule="auto"/>
              <w:ind w:left="166"/>
              <w:rPr>
                <w:rFonts w:ascii="Arial" w:hAnsi="Arial" w:cs="Arial"/>
                <w:sz w:val="16"/>
                <w:szCs w:val="16"/>
                <w:rPrChange w:id="1601" w:author="MSAR LEGAL" w:date="2025-04-14T10:18:00Z" w16du:dateUtc="2025-04-14T02:18:00Z">
                  <w:rPr/>
                </w:rPrChange>
              </w:rPr>
              <w:pPrChange w:id="1602" w:author="MKS CQS" w:date="2025-04-15T12:51:00Z" w16du:dateUtc="2025-04-15T04:51:00Z">
                <w:pPr>
                  <w:spacing w:line="240" w:lineRule="auto"/>
                  <w:ind w:left="4"/>
                </w:pPr>
              </w:pPrChange>
            </w:pPr>
            <w:r w:rsidRPr="00302AD4">
              <w:rPr>
                <w:rFonts w:ascii="Cambria Math" w:hAnsi="Cambria Math" w:cs="Cambria Math"/>
                <w:sz w:val="16"/>
                <w:szCs w:val="16"/>
                <w:rPrChange w:id="1603" w:author="MSAR LEGAL" w:date="2025-04-14T10:18:00Z" w16du:dateUtc="2025-04-14T02:18:00Z">
                  <w:rPr>
                    <w:sz w:val="20"/>
                  </w:rPr>
                </w:rPrChange>
              </w:rPr>
              <w:t>⃝</w:t>
            </w:r>
            <w:r w:rsidRPr="00302AD4">
              <w:rPr>
                <w:rFonts w:ascii="Arial" w:hAnsi="Arial" w:cs="Arial"/>
                <w:sz w:val="16"/>
                <w:szCs w:val="16"/>
                <w:rPrChange w:id="1604" w:author="MSAR LEGAL" w:date="2025-04-14T10:18:00Z" w16du:dateUtc="2025-04-14T02:18:00Z">
                  <w:rPr>
                    <w:sz w:val="20"/>
                  </w:rPr>
                </w:rPrChange>
              </w:rPr>
              <w:t xml:space="preserve"> RM2M and more but less than RM14.9M </w:t>
            </w:r>
          </w:p>
        </w:tc>
      </w:tr>
      <w:tr w:rsidR="00C76D8F" w:rsidRPr="00302AD4" w14:paraId="6C1A3532" w14:textId="77777777" w:rsidTr="004E0061">
        <w:tblPrEx>
          <w:tblPrExChange w:id="1605" w:author="MKS CQS" w:date="2025-04-15T12:43:00Z" w16du:dateUtc="2025-04-15T04:43:00Z">
            <w:tblPrEx>
              <w:tblW w:w="5461" w:type="pct"/>
            </w:tblPrEx>
          </w:tblPrExChange>
        </w:tblPrEx>
        <w:trPr>
          <w:trHeight w:val="244"/>
          <w:trPrChange w:id="1606" w:author="MKS CQS" w:date="2025-04-15T12:43:00Z" w16du:dateUtc="2025-04-15T04:43:00Z">
            <w:trPr>
              <w:gridAfter w:val="0"/>
              <w:wAfter w:w="401" w:type="pct"/>
              <w:trHeight w:val="244"/>
            </w:trPr>
          </w:trPrChange>
        </w:trPr>
        <w:tc>
          <w:tcPr>
            <w:tcW w:w="2054" w:type="pct"/>
            <w:gridSpan w:val="9"/>
            <w:tcBorders>
              <w:top w:val="nil"/>
              <w:left w:val="single" w:sz="4" w:space="0" w:color="000000"/>
              <w:bottom w:val="nil"/>
              <w:right w:val="single" w:sz="4" w:space="0" w:color="000000"/>
            </w:tcBorders>
            <w:tcPrChange w:id="1607" w:author="MKS CQS" w:date="2025-04-15T12:43:00Z" w16du:dateUtc="2025-04-15T04:43:00Z">
              <w:tcPr>
                <w:tcW w:w="1677" w:type="pct"/>
                <w:gridSpan w:val="13"/>
                <w:tcBorders>
                  <w:top w:val="nil"/>
                  <w:left w:val="single" w:sz="4" w:space="0" w:color="000000"/>
                  <w:bottom w:val="nil"/>
                  <w:right w:val="single" w:sz="4" w:space="0" w:color="000000"/>
                </w:tcBorders>
              </w:tcPr>
            </w:tcPrChange>
          </w:tcPr>
          <w:p w14:paraId="2506F104" w14:textId="77777777" w:rsidR="008A4F87" w:rsidRPr="00302AD4" w:rsidRDefault="008A4F87">
            <w:pPr>
              <w:spacing w:line="240" w:lineRule="auto"/>
              <w:ind w:left="166"/>
              <w:rPr>
                <w:rFonts w:ascii="Arial" w:hAnsi="Arial" w:cs="Arial"/>
                <w:sz w:val="16"/>
                <w:szCs w:val="16"/>
                <w:rPrChange w:id="1608" w:author="MSAR LEGAL" w:date="2025-04-14T10:18:00Z" w16du:dateUtc="2025-04-14T02:18:00Z">
                  <w:rPr/>
                </w:rPrChange>
              </w:rPr>
              <w:pPrChange w:id="1609" w:author="MKS CQS" w:date="2025-04-15T12:51:00Z" w16du:dateUtc="2025-04-15T04:51:00Z">
                <w:pPr>
                  <w:spacing w:line="240" w:lineRule="auto"/>
                  <w:ind w:left="5"/>
                </w:pPr>
              </w:pPrChange>
            </w:pPr>
            <w:r w:rsidRPr="00302AD4">
              <w:rPr>
                <w:rFonts w:ascii="Cambria Math" w:hAnsi="Cambria Math" w:cs="Cambria Math"/>
                <w:sz w:val="16"/>
                <w:szCs w:val="16"/>
                <w:rPrChange w:id="1610" w:author="MSAR LEGAL" w:date="2025-04-14T10:18:00Z" w16du:dateUtc="2025-04-14T02:18:00Z">
                  <w:rPr>
                    <w:sz w:val="20"/>
                  </w:rPr>
                </w:rPrChange>
              </w:rPr>
              <w:t>⃝</w:t>
            </w:r>
            <w:r w:rsidRPr="00302AD4">
              <w:rPr>
                <w:rFonts w:ascii="Arial" w:hAnsi="Arial" w:cs="Arial"/>
                <w:sz w:val="16"/>
                <w:szCs w:val="16"/>
                <w:rPrChange w:id="1611" w:author="MSAR LEGAL" w:date="2025-04-14T10:18:00Z" w16du:dateUtc="2025-04-14T02:18:00Z">
                  <w:rPr>
                    <w:sz w:val="20"/>
                  </w:rPr>
                </w:rPrChange>
              </w:rPr>
              <w:t xml:space="preserve"> RM5M and more but less than RM9.9M </w:t>
            </w:r>
          </w:p>
        </w:tc>
        <w:tc>
          <w:tcPr>
            <w:tcW w:w="2946" w:type="pct"/>
            <w:gridSpan w:val="10"/>
            <w:tcBorders>
              <w:top w:val="nil"/>
              <w:left w:val="single" w:sz="4" w:space="0" w:color="000000"/>
              <w:bottom w:val="nil"/>
              <w:right w:val="single" w:sz="4" w:space="0" w:color="000000"/>
            </w:tcBorders>
            <w:tcPrChange w:id="1612" w:author="MKS CQS" w:date="2025-04-15T12:43:00Z" w16du:dateUtc="2025-04-15T04:43:00Z">
              <w:tcPr>
                <w:tcW w:w="2923" w:type="pct"/>
                <w:gridSpan w:val="22"/>
                <w:tcBorders>
                  <w:top w:val="nil"/>
                  <w:left w:val="single" w:sz="4" w:space="0" w:color="000000"/>
                  <w:bottom w:val="nil"/>
                  <w:right w:val="single" w:sz="4" w:space="0" w:color="000000"/>
                </w:tcBorders>
              </w:tcPr>
            </w:tcPrChange>
          </w:tcPr>
          <w:p w14:paraId="1658EA1E" w14:textId="77777777" w:rsidR="008A4F87" w:rsidRPr="00302AD4" w:rsidRDefault="008A4F87">
            <w:pPr>
              <w:spacing w:line="240" w:lineRule="auto"/>
              <w:ind w:left="166"/>
              <w:rPr>
                <w:rFonts w:ascii="Arial" w:hAnsi="Arial" w:cs="Arial"/>
                <w:sz w:val="16"/>
                <w:szCs w:val="16"/>
                <w:rPrChange w:id="1613" w:author="MSAR LEGAL" w:date="2025-04-14T10:18:00Z" w16du:dateUtc="2025-04-14T02:18:00Z">
                  <w:rPr/>
                </w:rPrChange>
              </w:rPr>
              <w:pPrChange w:id="1614" w:author="MKS CQS" w:date="2025-04-15T12:51:00Z" w16du:dateUtc="2025-04-15T04:51:00Z">
                <w:pPr>
                  <w:spacing w:line="240" w:lineRule="auto"/>
                  <w:ind w:left="4"/>
                </w:pPr>
              </w:pPrChange>
            </w:pPr>
            <w:r w:rsidRPr="00302AD4">
              <w:rPr>
                <w:rFonts w:ascii="Cambria Math" w:hAnsi="Cambria Math" w:cs="Cambria Math"/>
                <w:sz w:val="16"/>
                <w:szCs w:val="16"/>
                <w:rPrChange w:id="1615" w:author="MSAR LEGAL" w:date="2025-04-14T10:18:00Z" w16du:dateUtc="2025-04-14T02:18:00Z">
                  <w:rPr>
                    <w:sz w:val="20"/>
                  </w:rPr>
                </w:rPrChange>
              </w:rPr>
              <w:t>⃝</w:t>
            </w:r>
            <w:r w:rsidRPr="00302AD4">
              <w:rPr>
                <w:rFonts w:ascii="Arial" w:hAnsi="Arial" w:cs="Arial"/>
                <w:sz w:val="16"/>
                <w:szCs w:val="16"/>
                <w:rPrChange w:id="1616" w:author="MSAR LEGAL" w:date="2025-04-14T10:18:00Z" w16du:dateUtc="2025-04-14T02:18:00Z">
                  <w:rPr>
                    <w:sz w:val="20"/>
                  </w:rPr>
                </w:rPrChange>
              </w:rPr>
              <w:t xml:space="preserve"> RM0.5M and more but less than RM1.9M </w:t>
            </w:r>
          </w:p>
        </w:tc>
      </w:tr>
      <w:tr w:rsidR="006A436E" w:rsidRPr="00302AD4" w14:paraId="045B6CCD" w14:textId="77777777" w:rsidTr="004E0061">
        <w:trPr>
          <w:trHeight w:val="244"/>
          <w:ins w:id="1617" w:author="MKS CQS [2]" w:date="2025-04-23T15:39:00Z" w16du:dateUtc="2025-04-23T07:39:00Z"/>
        </w:trPr>
        <w:tc>
          <w:tcPr>
            <w:tcW w:w="2054" w:type="pct"/>
            <w:gridSpan w:val="9"/>
            <w:tcBorders>
              <w:top w:val="nil"/>
              <w:left w:val="single" w:sz="4" w:space="0" w:color="000000"/>
              <w:bottom w:val="nil"/>
              <w:right w:val="single" w:sz="4" w:space="0" w:color="000000"/>
            </w:tcBorders>
          </w:tcPr>
          <w:p w14:paraId="3CFABE29" w14:textId="6EE5D4AA" w:rsidR="006A436E" w:rsidRPr="006A436E" w:rsidRDefault="006A436E" w:rsidP="006A436E">
            <w:pPr>
              <w:spacing w:line="240" w:lineRule="auto"/>
              <w:ind w:left="166"/>
              <w:rPr>
                <w:ins w:id="1618" w:author="MKS CQS [2]" w:date="2025-04-23T15:39:00Z" w16du:dateUtc="2025-04-23T07:39:00Z"/>
                <w:rFonts w:ascii="Arial" w:hAnsi="Arial" w:cs="Arial"/>
                <w:sz w:val="16"/>
                <w:szCs w:val="16"/>
                <w:rPrChange w:id="1619" w:author="MKS CQS [2]" w:date="2025-04-23T15:39:00Z" w16du:dateUtc="2025-04-23T07:39:00Z">
                  <w:rPr>
                    <w:ins w:id="1620" w:author="MKS CQS [2]" w:date="2025-04-23T15:39:00Z" w16du:dateUtc="2025-04-23T07:39:00Z"/>
                    <w:rFonts w:ascii="Cambria Math" w:hAnsi="Cambria Math" w:cs="Cambria Math"/>
                    <w:sz w:val="16"/>
                    <w:szCs w:val="16"/>
                  </w:rPr>
                </w:rPrChange>
              </w:rPr>
            </w:pPr>
            <w:ins w:id="1621" w:author="MKS CQS [2]" w:date="2025-04-23T15:39:00Z" w16du:dateUtc="2025-04-23T07:39:00Z">
              <w:r w:rsidRPr="00ED4630">
                <w:rPr>
                  <w:rFonts w:ascii="Cambria Math" w:hAnsi="Cambria Math" w:cs="Cambria Math"/>
                  <w:sz w:val="16"/>
                  <w:szCs w:val="16"/>
                </w:rPr>
                <w:t>⃝</w:t>
              </w:r>
              <w:r w:rsidRPr="00ED4630">
                <w:rPr>
                  <w:rFonts w:ascii="Arial" w:hAnsi="Arial" w:cs="Arial"/>
                  <w:sz w:val="16"/>
                  <w:szCs w:val="16"/>
                </w:rPr>
                <w:t xml:space="preserve"> RM1M and more but less than RM4.9M </w:t>
              </w:r>
            </w:ins>
          </w:p>
        </w:tc>
        <w:tc>
          <w:tcPr>
            <w:tcW w:w="2946" w:type="pct"/>
            <w:gridSpan w:val="10"/>
            <w:tcBorders>
              <w:top w:val="nil"/>
              <w:left w:val="single" w:sz="4" w:space="0" w:color="000000"/>
              <w:bottom w:val="nil"/>
              <w:right w:val="single" w:sz="4" w:space="0" w:color="000000"/>
            </w:tcBorders>
          </w:tcPr>
          <w:p w14:paraId="7A5E07BA" w14:textId="51C71C86" w:rsidR="006A436E" w:rsidRPr="006A436E" w:rsidRDefault="006A436E" w:rsidP="006A436E">
            <w:pPr>
              <w:spacing w:line="240" w:lineRule="auto"/>
              <w:ind w:left="166"/>
              <w:rPr>
                <w:ins w:id="1622" w:author="MKS CQS [2]" w:date="2025-04-23T15:39:00Z" w16du:dateUtc="2025-04-23T07:39:00Z"/>
                <w:rFonts w:ascii="Arial" w:hAnsi="Arial" w:cs="Arial"/>
                <w:sz w:val="16"/>
                <w:szCs w:val="16"/>
                <w:rPrChange w:id="1623" w:author="MKS CQS [2]" w:date="2025-04-23T15:39:00Z" w16du:dateUtc="2025-04-23T07:39:00Z">
                  <w:rPr>
                    <w:ins w:id="1624" w:author="MKS CQS [2]" w:date="2025-04-23T15:39:00Z" w16du:dateUtc="2025-04-23T07:39:00Z"/>
                    <w:rFonts w:ascii="Cambria Math" w:hAnsi="Cambria Math" w:cs="Cambria Math"/>
                    <w:sz w:val="16"/>
                    <w:szCs w:val="16"/>
                  </w:rPr>
                </w:rPrChange>
              </w:rPr>
            </w:pPr>
            <w:ins w:id="1625" w:author="MKS CQS [2]" w:date="2025-04-23T15:39:00Z" w16du:dateUtc="2025-04-23T07:39:00Z">
              <w:r w:rsidRPr="00ED4630">
                <w:rPr>
                  <w:rFonts w:ascii="Cambria Math" w:hAnsi="Cambria Math" w:cs="Cambria Math"/>
                  <w:sz w:val="16"/>
                  <w:szCs w:val="16"/>
                </w:rPr>
                <w:t>⃝</w:t>
              </w:r>
              <w:r w:rsidRPr="00ED4630">
                <w:rPr>
                  <w:rFonts w:ascii="Arial" w:hAnsi="Arial" w:cs="Arial"/>
                  <w:sz w:val="16"/>
                  <w:szCs w:val="16"/>
                </w:rPr>
                <w:t xml:space="preserve"> Less than RM0.5M </w:t>
              </w:r>
            </w:ins>
          </w:p>
        </w:tc>
      </w:tr>
      <w:tr w:rsidR="00C76D8F" w:rsidRPr="00302AD4" w14:paraId="4906220E" w14:textId="77777777" w:rsidTr="006A436E">
        <w:tblPrEx>
          <w:tblPrExChange w:id="1626" w:author="MKS CQS [2]" w:date="2025-04-23T15:39:00Z" w16du:dateUtc="2025-04-23T07:39:00Z">
            <w:tblPrEx>
              <w:tblW w:w="5461" w:type="pct"/>
            </w:tblPrEx>
          </w:tblPrExChange>
        </w:tblPrEx>
        <w:trPr>
          <w:trHeight w:val="319"/>
          <w:trPrChange w:id="1627" w:author="MKS CQS [2]" w:date="2025-04-23T15:39:00Z" w16du:dateUtc="2025-04-23T07:39:00Z">
            <w:trPr>
              <w:gridAfter w:val="0"/>
              <w:wAfter w:w="401" w:type="pct"/>
              <w:trHeight w:val="475"/>
            </w:trPr>
          </w:trPrChange>
        </w:trPr>
        <w:tc>
          <w:tcPr>
            <w:tcW w:w="2054" w:type="pct"/>
            <w:gridSpan w:val="9"/>
            <w:tcBorders>
              <w:top w:val="nil"/>
              <w:left w:val="single" w:sz="4" w:space="0" w:color="000000"/>
              <w:bottom w:val="single" w:sz="4" w:space="0" w:color="000000"/>
              <w:right w:val="single" w:sz="4" w:space="0" w:color="000000"/>
            </w:tcBorders>
            <w:tcPrChange w:id="1628" w:author="MKS CQS [2]" w:date="2025-04-23T15:39:00Z" w16du:dateUtc="2025-04-23T07:39:00Z">
              <w:tcPr>
                <w:tcW w:w="1677" w:type="pct"/>
                <w:gridSpan w:val="13"/>
                <w:tcBorders>
                  <w:top w:val="nil"/>
                  <w:left w:val="single" w:sz="4" w:space="0" w:color="000000"/>
                  <w:bottom w:val="single" w:sz="4" w:space="0" w:color="000000"/>
                  <w:right w:val="single" w:sz="4" w:space="0" w:color="000000"/>
                </w:tcBorders>
              </w:tcPr>
            </w:tcPrChange>
          </w:tcPr>
          <w:p w14:paraId="4477B720" w14:textId="0961C816" w:rsidR="008A4F87" w:rsidRPr="00302AD4" w:rsidDel="006A436E" w:rsidRDefault="008A4F87">
            <w:pPr>
              <w:spacing w:line="240" w:lineRule="auto"/>
              <w:ind w:left="166"/>
              <w:rPr>
                <w:del w:id="1629" w:author="MKS CQS [2]" w:date="2025-04-23T15:39:00Z" w16du:dateUtc="2025-04-23T07:39:00Z"/>
                <w:rFonts w:ascii="Arial" w:hAnsi="Arial" w:cs="Arial"/>
                <w:sz w:val="16"/>
                <w:szCs w:val="16"/>
                <w:rPrChange w:id="1630" w:author="MSAR LEGAL" w:date="2025-04-14T10:18:00Z" w16du:dateUtc="2025-04-14T02:18:00Z">
                  <w:rPr>
                    <w:del w:id="1631" w:author="MKS CQS [2]" w:date="2025-04-23T15:39:00Z" w16du:dateUtc="2025-04-23T07:39:00Z"/>
                  </w:rPr>
                </w:rPrChange>
              </w:rPr>
              <w:pPrChange w:id="1632" w:author="MKS CQS" w:date="2025-04-15T12:51:00Z" w16du:dateUtc="2025-04-15T04:51:00Z">
                <w:pPr>
                  <w:spacing w:line="240" w:lineRule="auto"/>
                  <w:ind w:left="5"/>
                </w:pPr>
              </w:pPrChange>
            </w:pPr>
            <w:del w:id="1633" w:author="MKS CQS [2]" w:date="2025-04-23T15:39:00Z" w16du:dateUtc="2025-04-23T07:39:00Z">
              <w:r w:rsidRPr="00302AD4" w:rsidDel="006A436E">
                <w:rPr>
                  <w:rFonts w:ascii="Cambria Math" w:hAnsi="Cambria Math" w:cs="Cambria Math"/>
                  <w:sz w:val="16"/>
                  <w:szCs w:val="16"/>
                  <w:rPrChange w:id="1634" w:author="MSAR LEGAL" w:date="2025-04-14T10:18:00Z" w16du:dateUtc="2025-04-14T02:18:00Z">
                    <w:rPr>
                      <w:sz w:val="20"/>
                    </w:rPr>
                  </w:rPrChange>
                </w:rPr>
                <w:delText>⃝</w:delText>
              </w:r>
              <w:r w:rsidRPr="00302AD4" w:rsidDel="006A436E">
                <w:rPr>
                  <w:rFonts w:ascii="Arial" w:hAnsi="Arial" w:cs="Arial"/>
                  <w:sz w:val="16"/>
                  <w:szCs w:val="16"/>
                  <w:rPrChange w:id="1635" w:author="MSAR LEGAL" w:date="2025-04-14T10:18:00Z" w16du:dateUtc="2025-04-14T02:18:00Z">
                    <w:rPr>
                      <w:sz w:val="20"/>
                    </w:rPr>
                  </w:rPrChange>
                </w:rPr>
                <w:delText xml:space="preserve"> RM1M and more but less than RM4.9M </w:delText>
              </w:r>
            </w:del>
          </w:p>
          <w:p w14:paraId="3FB9191F" w14:textId="77777777" w:rsidR="008A4F87" w:rsidRPr="00302AD4" w:rsidRDefault="008A4F87">
            <w:pPr>
              <w:spacing w:line="240" w:lineRule="auto"/>
              <w:ind w:left="166"/>
              <w:rPr>
                <w:rFonts w:ascii="Arial" w:hAnsi="Arial" w:cs="Arial"/>
                <w:sz w:val="16"/>
                <w:szCs w:val="16"/>
                <w:rPrChange w:id="1636" w:author="MSAR LEGAL" w:date="2025-04-14T10:18:00Z" w16du:dateUtc="2025-04-14T02:18:00Z">
                  <w:rPr/>
                </w:rPrChange>
              </w:rPr>
              <w:pPrChange w:id="1637" w:author="MKS CQS" w:date="2025-04-15T12:51:00Z" w16du:dateUtc="2025-04-15T04:51:00Z">
                <w:pPr>
                  <w:spacing w:line="240" w:lineRule="auto"/>
                  <w:ind w:left="5"/>
                </w:pPr>
              </w:pPrChange>
            </w:pPr>
            <w:r w:rsidRPr="00302AD4">
              <w:rPr>
                <w:rFonts w:ascii="Cambria Math" w:hAnsi="Cambria Math" w:cs="Cambria Math"/>
                <w:sz w:val="16"/>
                <w:szCs w:val="16"/>
                <w:rPrChange w:id="1638" w:author="MSAR LEGAL" w:date="2025-04-14T10:18:00Z" w16du:dateUtc="2025-04-14T02:18:00Z">
                  <w:rPr>
                    <w:sz w:val="20"/>
                  </w:rPr>
                </w:rPrChange>
              </w:rPr>
              <w:t>⃝</w:t>
            </w:r>
            <w:r w:rsidRPr="00302AD4">
              <w:rPr>
                <w:rFonts w:ascii="Arial" w:hAnsi="Arial" w:cs="Arial"/>
                <w:sz w:val="16"/>
                <w:szCs w:val="16"/>
                <w:rPrChange w:id="1639" w:author="MSAR LEGAL" w:date="2025-04-14T10:18:00Z" w16du:dateUtc="2025-04-14T02:18:00Z">
                  <w:rPr>
                    <w:sz w:val="20"/>
                  </w:rPr>
                </w:rPrChange>
              </w:rPr>
              <w:t xml:space="preserve"> Less than RM1M </w:t>
            </w:r>
          </w:p>
        </w:tc>
        <w:tc>
          <w:tcPr>
            <w:tcW w:w="2946" w:type="pct"/>
            <w:gridSpan w:val="10"/>
            <w:tcBorders>
              <w:top w:val="nil"/>
              <w:left w:val="single" w:sz="4" w:space="0" w:color="000000"/>
              <w:bottom w:val="single" w:sz="4" w:space="0" w:color="000000"/>
              <w:right w:val="single" w:sz="4" w:space="0" w:color="000000"/>
            </w:tcBorders>
            <w:tcPrChange w:id="1640" w:author="MKS CQS [2]" w:date="2025-04-23T15:39:00Z" w16du:dateUtc="2025-04-23T07:39:00Z">
              <w:tcPr>
                <w:tcW w:w="2923" w:type="pct"/>
                <w:gridSpan w:val="22"/>
                <w:tcBorders>
                  <w:top w:val="nil"/>
                  <w:left w:val="single" w:sz="4" w:space="0" w:color="000000"/>
                  <w:bottom w:val="single" w:sz="4" w:space="0" w:color="000000"/>
                  <w:right w:val="single" w:sz="4" w:space="0" w:color="000000"/>
                </w:tcBorders>
              </w:tcPr>
            </w:tcPrChange>
          </w:tcPr>
          <w:p w14:paraId="3B059394" w14:textId="4E10DAB2" w:rsidR="008A4F87" w:rsidRPr="00302AD4" w:rsidDel="006A436E" w:rsidRDefault="008A4F87" w:rsidP="006A436E">
            <w:pPr>
              <w:spacing w:line="240" w:lineRule="auto"/>
              <w:rPr>
                <w:del w:id="1641" w:author="MKS CQS [2]" w:date="2025-04-23T15:39:00Z" w16du:dateUtc="2025-04-23T07:39:00Z"/>
                <w:rFonts w:ascii="Arial" w:hAnsi="Arial" w:cs="Arial"/>
                <w:sz w:val="16"/>
                <w:szCs w:val="16"/>
                <w:rPrChange w:id="1642" w:author="MSAR LEGAL" w:date="2025-04-14T10:18:00Z" w16du:dateUtc="2025-04-14T02:18:00Z">
                  <w:rPr>
                    <w:del w:id="1643" w:author="MKS CQS [2]" w:date="2025-04-23T15:39:00Z" w16du:dateUtc="2025-04-23T07:39:00Z"/>
                  </w:rPr>
                </w:rPrChange>
              </w:rPr>
              <w:pPrChange w:id="1644" w:author="MKS CQS [2]" w:date="2025-04-23T15:39:00Z" w16du:dateUtc="2025-04-23T07:39:00Z">
                <w:pPr>
                  <w:spacing w:line="240" w:lineRule="auto"/>
                  <w:ind w:left="4"/>
                </w:pPr>
              </w:pPrChange>
            </w:pPr>
            <w:del w:id="1645" w:author="MKS CQS [2]" w:date="2025-04-23T15:39:00Z" w16du:dateUtc="2025-04-23T07:39:00Z">
              <w:r w:rsidRPr="00302AD4" w:rsidDel="006A436E">
                <w:rPr>
                  <w:rFonts w:ascii="Cambria Math" w:hAnsi="Cambria Math" w:cs="Cambria Math"/>
                  <w:sz w:val="16"/>
                  <w:szCs w:val="16"/>
                  <w:rPrChange w:id="1646" w:author="MSAR LEGAL" w:date="2025-04-14T10:18:00Z" w16du:dateUtc="2025-04-14T02:18:00Z">
                    <w:rPr>
                      <w:sz w:val="20"/>
                    </w:rPr>
                  </w:rPrChange>
                </w:rPr>
                <w:delText>⃝</w:delText>
              </w:r>
              <w:r w:rsidRPr="00302AD4" w:rsidDel="006A436E">
                <w:rPr>
                  <w:rFonts w:ascii="Arial" w:hAnsi="Arial" w:cs="Arial"/>
                  <w:sz w:val="16"/>
                  <w:szCs w:val="16"/>
                  <w:rPrChange w:id="1647" w:author="MSAR LEGAL" w:date="2025-04-14T10:18:00Z" w16du:dateUtc="2025-04-14T02:18:00Z">
                    <w:rPr>
                      <w:sz w:val="20"/>
                    </w:rPr>
                  </w:rPrChange>
                </w:rPr>
                <w:delText xml:space="preserve"> Less than RM0.5M </w:delText>
              </w:r>
            </w:del>
          </w:p>
          <w:p w14:paraId="5FFB5C05" w14:textId="77A2B0B5" w:rsidR="008A4F87" w:rsidRPr="00302AD4" w:rsidRDefault="008A4F87" w:rsidP="006A436E">
            <w:pPr>
              <w:spacing w:line="240" w:lineRule="auto"/>
              <w:rPr>
                <w:rFonts w:ascii="Arial" w:hAnsi="Arial" w:cs="Arial"/>
                <w:sz w:val="16"/>
                <w:szCs w:val="16"/>
                <w:rPrChange w:id="1648" w:author="MSAR LEGAL" w:date="2025-04-14T10:18:00Z" w16du:dateUtc="2025-04-14T02:18:00Z">
                  <w:rPr/>
                </w:rPrChange>
              </w:rPr>
              <w:pPrChange w:id="1649" w:author="MKS CQS [2]" w:date="2025-04-23T15:39:00Z" w16du:dateUtc="2025-04-23T07:39:00Z">
                <w:pPr>
                  <w:spacing w:line="240" w:lineRule="auto"/>
                  <w:ind w:left="4"/>
                </w:pPr>
              </w:pPrChange>
            </w:pPr>
            <w:del w:id="1650" w:author="MKS CQS [2]" w:date="2025-04-23T15:39:00Z" w16du:dateUtc="2025-04-23T07:39:00Z">
              <w:r w:rsidRPr="00302AD4" w:rsidDel="006A436E">
                <w:rPr>
                  <w:rFonts w:ascii="Arial" w:hAnsi="Arial" w:cs="Arial"/>
                  <w:sz w:val="16"/>
                  <w:szCs w:val="16"/>
                  <w:rPrChange w:id="1651" w:author="MSAR LEGAL" w:date="2025-04-14T10:18:00Z" w16du:dateUtc="2025-04-14T02:18:00Z">
                    <w:rPr>
                      <w:sz w:val="20"/>
                    </w:rPr>
                  </w:rPrChange>
                </w:rPr>
                <w:delText xml:space="preserve"> </w:delText>
              </w:r>
            </w:del>
          </w:p>
        </w:tc>
      </w:tr>
      <w:tr w:rsidR="003E5A27" w:rsidRPr="00302AD4" w:rsidDel="00283BF2" w14:paraId="632954BA" w14:textId="109633A7" w:rsidTr="004E0061">
        <w:tblPrEx>
          <w:tblPrExChange w:id="1652" w:author="MKS CQS" w:date="2025-04-15T12:40:00Z" w16du:dateUtc="2025-04-15T04:40:00Z">
            <w:tblPrEx>
              <w:tblW w:w="5000" w:type="pct"/>
            </w:tblPrEx>
          </w:tblPrExChange>
        </w:tblPrEx>
        <w:trPr>
          <w:trHeight w:val="742"/>
          <w:del w:id="1653" w:author="MSAR LEGAL" w:date="2025-04-14T10:21:00Z"/>
          <w:trPrChange w:id="1654" w:author="MKS CQS" w:date="2025-04-15T12:40:00Z" w16du:dateUtc="2025-04-15T04:40:00Z">
            <w:trPr>
              <w:gridAfter w:val="0"/>
              <w:trHeight w:val="742"/>
            </w:trPr>
          </w:trPrChange>
        </w:trPr>
        <w:tc>
          <w:tcPr>
            <w:tcW w:w="5000" w:type="pct"/>
            <w:gridSpan w:val="19"/>
            <w:tcBorders>
              <w:top w:val="single" w:sz="4" w:space="0" w:color="000000"/>
              <w:left w:val="single" w:sz="4" w:space="0" w:color="000000"/>
              <w:bottom w:val="single" w:sz="4" w:space="0" w:color="000000"/>
              <w:right w:val="single" w:sz="4" w:space="0" w:color="000000"/>
            </w:tcBorders>
            <w:tcPrChange w:id="1655" w:author="MKS CQS" w:date="2025-04-15T12:40:00Z" w16du:dateUtc="2025-04-15T04:40:00Z">
              <w:tcPr>
                <w:tcW w:w="5000" w:type="pct"/>
                <w:gridSpan w:val="34"/>
                <w:tcBorders>
                  <w:top w:val="single" w:sz="4" w:space="0" w:color="000000"/>
                  <w:left w:val="single" w:sz="4" w:space="0" w:color="000000"/>
                  <w:bottom w:val="single" w:sz="4" w:space="0" w:color="000000"/>
                  <w:right w:val="single" w:sz="4" w:space="0" w:color="000000"/>
                </w:tcBorders>
              </w:tcPr>
            </w:tcPrChange>
          </w:tcPr>
          <w:p w14:paraId="0B553EB1" w14:textId="68D5CE9B" w:rsidR="008A4F87" w:rsidRPr="00302AD4" w:rsidDel="00283BF2" w:rsidRDefault="008A4F87" w:rsidP="008A4F87">
            <w:pPr>
              <w:spacing w:line="240" w:lineRule="auto"/>
              <w:ind w:left="5"/>
              <w:rPr>
                <w:del w:id="1656" w:author="MSAR LEGAL" w:date="2025-04-14T10:21:00Z" w16du:dateUtc="2025-04-14T02:21:00Z"/>
                <w:rFonts w:ascii="Arial" w:hAnsi="Arial" w:cs="Arial"/>
                <w:sz w:val="16"/>
                <w:szCs w:val="16"/>
                <w:rPrChange w:id="1657" w:author="MSAR LEGAL" w:date="2025-04-14T10:18:00Z" w16du:dateUtc="2025-04-14T02:18:00Z">
                  <w:rPr>
                    <w:del w:id="1658" w:author="MSAR LEGAL" w:date="2025-04-14T10:21:00Z" w16du:dateUtc="2025-04-14T02:21:00Z"/>
                  </w:rPr>
                </w:rPrChange>
              </w:rPr>
            </w:pPr>
            <w:del w:id="1659" w:author="MSAR LEGAL" w:date="2025-04-14T10:21:00Z" w16du:dateUtc="2025-04-14T02:21:00Z">
              <w:r w:rsidRPr="00302AD4" w:rsidDel="00283BF2">
                <w:rPr>
                  <w:rFonts w:ascii="Arial" w:hAnsi="Arial" w:cs="Arial"/>
                  <w:sz w:val="16"/>
                  <w:szCs w:val="16"/>
                  <w:rPrChange w:id="1660" w:author="MSAR LEGAL" w:date="2025-04-14T10:18:00Z" w16du:dateUtc="2025-04-14T02:18:00Z">
                    <w:rPr>
                      <w:sz w:val="20"/>
                    </w:rPr>
                  </w:rPrChange>
                </w:rPr>
                <w:delText xml:space="preserve">Company Organisation  </w:delText>
              </w:r>
            </w:del>
          </w:p>
          <w:p w14:paraId="6052CA57" w14:textId="77A85A1E" w:rsidR="008A4F87" w:rsidRPr="00302AD4" w:rsidDel="00283BF2" w:rsidRDefault="008A4F87" w:rsidP="008A4F87">
            <w:pPr>
              <w:spacing w:line="240" w:lineRule="auto"/>
              <w:ind w:left="5"/>
              <w:rPr>
                <w:del w:id="1661" w:author="MSAR LEGAL" w:date="2025-04-14T10:21:00Z" w16du:dateUtc="2025-04-14T02:21:00Z"/>
                <w:rFonts w:ascii="Arial" w:hAnsi="Arial" w:cs="Arial"/>
                <w:sz w:val="16"/>
                <w:szCs w:val="16"/>
                <w:rPrChange w:id="1662" w:author="MSAR LEGAL" w:date="2025-04-14T10:18:00Z" w16du:dateUtc="2025-04-14T02:18:00Z">
                  <w:rPr>
                    <w:del w:id="1663" w:author="MSAR LEGAL" w:date="2025-04-14T10:21:00Z" w16du:dateUtc="2025-04-14T02:21:00Z"/>
                  </w:rPr>
                </w:rPrChange>
              </w:rPr>
            </w:pPr>
            <w:del w:id="1664" w:author="MSAR LEGAL" w:date="2025-04-14T10:21:00Z" w16du:dateUtc="2025-04-14T02:21:00Z">
              <w:r w:rsidRPr="00302AD4" w:rsidDel="00283BF2">
                <w:rPr>
                  <w:rFonts w:ascii="Arial" w:hAnsi="Arial" w:cs="Arial"/>
                  <w:sz w:val="16"/>
                  <w:szCs w:val="16"/>
                  <w:rPrChange w:id="1665" w:author="MSAR LEGAL" w:date="2025-04-14T10:18:00Z" w16du:dateUtc="2025-04-14T02:18:00Z">
                    <w:rPr>
                      <w:sz w:val="20"/>
                    </w:rPr>
                  </w:rPrChange>
                </w:rPr>
                <w:delText xml:space="preserve">(Total Staffing including management, </w:delText>
              </w:r>
              <w:r w:rsidRPr="00302AD4" w:rsidDel="00283BF2">
                <w:rPr>
                  <w:rFonts w:ascii="Arial" w:hAnsi="Arial" w:cs="Arial"/>
                  <w:sz w:val="16"/>
                  <w:szCs w:val="16"/>
                  <w:rPrChange w:id="1666" w:author="MSAR LEGAL" w:date="2025-04-14T10:18:00Z" w16du:dateUtc="2025-04-14T02:18:00Z">
                    <w:rPr>
                      <w:sz w:val="20"/>
                    </w:rPr>
                  </w:rPrChange>
                </w:rPr>
                <w:tab/>
              </w:r>
              <w:r w:rsidRPr="00302AD4" w:rsidDel="00283BF2">
                <w:rPr>
                  <w:rFonts w:ascii="Cambria Math" w:hAnsi="Cambria Math" w:cs="Cambria Math"/>
                  <w:sz w:val="16"/>
                  <w:szCs w:val="16"/>
                  <w:rPrChange w:id="1667" w:author="MSAR LEGAL" w:date="2025-04-14T10:18:00Z" w16du:dateUtc="2025-04-14T02:18:00Z">
                    <w:rPr>
                      <w:sz w:val="20"/>
                    </w:rPr>
                  </w:rPrChange>
                </w:rPr>
                <w:delText>⃝</w:delText>
              </w:r>
              <w:r w:rsidRPr="00302AD4" w:rsidDel="00283BF2">
                <w:rPr>
                  <w:rFonts w:ascii="Arial" w:hAnsi="Arial" w:cs="Arial"/>
                  <w:sz w:val="16"/>
                  <w:szCs w:val="16"/>
                  <w:rPrChange w:id="1668" w:author="MSAR LEGAL" w:date="2025-04-14T10:18:00Z" w16du:dateUtc="2025-04-14T02:18:00Z">
                    <w:rPr>
                      <w:sz w:val="20"/>
                    </w:rPr>
                  </w:rPrChange>
                </w:rPr>
                <w:delText xml:space="preserve"> More than 15 </w:delText>
              </w:r>
              <w:r w:rsidRPr="00302AD4" w:rsidDel="00283BF2">
                <w:rPr>
                  <w:rFonts w:ascii="Arial" w:hAnsi="Arial" w:cs="Arial"/>
                  <w:sz w:val="16"/>
                  <w:szCs w:val="16"/>
                  <w:rPrChange w:id="1669" w:author="MSAR LEGAL" w:date="2025-04-14T10:18:00Z" w16du:dateUtc="2025-04-14T02:18:00Z">
                    <w:rPr>
                      <w:sz w:val="20"/>
                    </w:rPr>
                  </w:rPrChange>
                </w:rPr>
                <w:tab/>
              </w:r>
              <w:r w:rsidRPr="00302AD4" w:rsidDel="00283BF2">
                <w:rPr>
                  <w:rFonts w:ascii="Cambria Math" w:hAnsi="Cambria Math" w:cs="Cambria Math"/>
                  <w:sz w:val="16"/>
                  <w:szCs w:val="16"/>
                  <w:rPrChange w:id="1670" w:author="MSAR LEGAL" w:date="2025-04-14T10:18:00Z" w16du:dateUtc="2025-04-14T02:18:00Z">
                    <w:rPr>
                      <w:sz w:val="20"/>
                    </w:rPr>
                  </w:rPrChange>
                </w:rPr>
                <w:delText>⃝</w:delText>
              </w:r>
              <w:r w:rsidRPr="00302AD4" w:rsidDel="00283BF2">
                <w:rPr>
                  <w:rFonts w:ascii="Arial" w:hAnsi="Arial" w:cs="Arial"/>
                  <w:sz w:val="16"/>
                  <w:szCs w:val="16"/>
                  <w:rPrChange w:id="1671" w:author="MSAR LEGAL" w:date="2025-04-14T10:18:00Z" w16du:dateUtc="2025-04-14T02:18:00Z">
                    <w:rPr>
                      <w:sz w:val="20"/>
                    </w:rPr>
                  </w:rPrChange>
                </w:rPr>
                <w:delText xml:space="preserve"> 10 - 15 </w:delText>
              </w:r>
              <w:r w:rsidRPr="00302AD4" w:rsidDel="00283BF2">
                <w:rPr>
                  <w:rFonts w:ascii="Arial" w:hAnsi="Arial" w:cs="Arial"/>
                  <w:sz w:val="16"/>
                  <w:szCs w:val="16"/>
                  <w:rPrChange w:id="1672" w:author="MSAR LEGAL" w:date="2025-04-14T10:18:00Z" w16du:dateUtc="2025-04-14T02:18:00Z">
                    <w:rPr>
                      <w:sz w:val="20"/>
                    </w:rPr>
                  </w:rPrChange>
                </w:rPr>
                <w:tab/>
              </w:r>
              <w:r w:rsidRPr="00302AD4" w:rsidDel="00283BF2">
                <w:rPr>
                  <w:rFonts w:ascii="Cambria Math" w:hAnsi="Cambria Math" w:cs="Cambria Math"/>
                  <w:sz w:val="16"/>
                  <w:szCs w:val="16"/>
                  <w:rPrChange w:id="1673" w:author="MSAR LEGAL" w:date="2025-04-14T10:18:00Z" w16du:dateUtc="2025-04-14T02:18:00Z">
                    <w:rPr>
                      <w:sz w:val="20"/>
                    </w:rPr>
                  </w:rPrChange>
                </w:rPr>
                <w:delText>⃝</w:delText>
              </w:r>
              <w:r w:rsidRPr="00302AD4" w:rsidDel="00283BF2">
                <w:rPr>
                  <w:rFonts w:ascii="Arial" w:hAnsi="Arial" w:cs="Arial"/>
                  <w:sz w:val="16"/>
                  <w:szCs w:val="16"/>
                  <w:rPrChange w:id="1674" w:author="MSAR LEGAL" w:date="2025-04-14T10:18:00Z" w16du:dateUtc="2025-04-14T02:18:00Z">
                    <w:rPr>
                      <w:sz w:val="20"/>
                    </w:rPr>
                  </w:rPrChange>
                </w:rPr>
                <w:delText xml:space="preserve"> 5 - 10 </w:delText>
              </w:r>
              <w:r w:rsidRPr="00302AD4" w:rsidDel="00283BF2">
                <w:rPr>
                  <w:rFonts w:ascii="Arial" w:hAnsi="Arial" w:cs="Arial"/>
                  <w:sz w:val="16"/>
                  <w:szCs w:val="16"/>
                  <w:rPrChange w:id="1675" w:author="MSAR LEGAL" w:date="2025-04-14T10:18:00Z" w16du:dateUtc="2025-04-14T02:18:00Z">
                    <w:rPr>
                      <w:sz w:val="20"/>
                    </w:rPr>
                  </w:rPrChange>
                </w:rPr>
                <w:tab/>
              </w:r>
              <w:r w:rsidRPr="00302AD4" w:rsidDel="00283BF2">
                <w:rPr>
                  <w:rFonts w:ascii="Cambria Math" w:hAnsi="Cambria Math" w:cs="Cambria Math"/>
                  <w:sz w:val="16"/>
                  <w:szCs w:val="16"/>
                  <w:rPrChange w:id="1676" w:author="MSAR LEGAL" w:date="2025-04-14T10:18:00Z" w16du:dateUtc="2025-04-14T02:18:00Z">
                    <w:rPr>
                      <w:sz w:val="20"/>
                    </w:rPr>
                  </w:rPrChange>
                </w:rPr>
                <w:delText>⃝</w:delText>
              </w:r>
              <w:r w:rsidRPr="00302AD4" w:rsidDel="00283BF2">
                <w:rPr>
                  <w:rFonts w:ascii="Arial" w:hAnsi="Arial" w:cs="Arial"/>
                  <w:sz w:val="16"/>
                  <w:szCs w:val="16"/>
                  <w:rPrChange w:id="1677" w:author="MSAR LEGAL" w:date="2025-04-14T10:18:00Z" w16du:dateUtc="2025-04-14T02:18:00Z">
                    <w:rPr>
                      <w:sz w:val="20"/>
                    </w:rPr>
                  </w:rPrChange>
                </w:rPr>
                <w:delText xml:space="preserve"> Less than 5 supervisory, skilled and unskilled worker) </w:delText>
              </w:r>
            </w:del>
          </w:p>
        </w:tc>
      </w:tr>
      <w:tr w:rsidR="00680EC1" w:rsidRPr="00302AD4" w14:paraId="286214DF" w14:textId="77777777" w:rsidTr="004E0061">
        <w:trPr>
          <w:trHeight w:val="742"/>
          <w:ins w:id="1678" w:author="MSAR LEGAL" w:date="2025-04-14T10:08:00Z"/>
          <w:trPrChange w:id="1679" w:author="MKS CQS" w:date="2025-04-15T12:40:00Z" w16du:dateUtc="2025-04-15T04:40:00Z">
            <w:trPr>
              <w:trHeight w:val="742"/>
            </w:trPr>
          </w:trPrChange>
        </w:trPr>
        <w:tc>
          <w:tcPr>
            <w:tcW w:w="5000" w:type="pct"/>
            <w:gridSpan w:val="19"/>
            <w:tcBorders>
              <w:top w:val="single" w:sz="4" w:space="0" w:color="000000"/>
              <w:left w:val="single" w:sz="4" w:space="0" w:color="000000"/>
              <w:bottom w:val="single" w:sz="4" w:space="0" w:color="000000"/>
              <w:right w:val="single" w:sz="4" w:space="0" w:color="000000"/>
            </w:tcBorders>
            <w:tcPrChange w:id="1680" w:author="MKS CQS" w:date="2025-04-15T12:40:00Z" w16du:dateUtc="2025-04-15T04:40:00Z">
              <w:tcPr>
                <w:tcW w:w="5000" w:type="pct"/>
                <w:gridSpan w:val="36"/>
                <w:tcBorders>
                  <w:top w:val="single" w:sz="4" w:space="0" w:color="000000"/>
                  <w:left w:val="single" w:sz="4" w:space="0" w:color="000000"/>
                  <w:bottom w:val="single" w:sz="4" w:space="0" w:color="000000"/>
                  <w:right w:val="single" w:sz="4" w:space="0" w:color="000000"/>
                </w:tcBorders>
              </w:tcPr>
            </w:tcPrChange>
          </w:tcPr>
          <w:p w14:paraId="3F7B73A1" w14:textId="77777777" w:rsidR="00680EC1" w:rsidRPr="00302AD4" w:rsidRDefault="00680EC1" w:rsidP="00680EC1">
            <w:pPr>
              <w:rPr>
                <w:ins w:id="1681" w:author="MSAR LEGAL" w:date="2025-04-14T10:08:00Z" w16du:dateUtc="2025-04-14T02:08:00Z"/>
                <w:rFonts w:ascii="Arial" w:hAnsi="Arial" w:cs="Arial"/>
                <w:sz w:val="16"/>
                <w:szCs w:val="16"/>
                <w:rPrChange w:id="1682" w:author="MSAR LEGAL" w:date="2025-04-14T10:18:00Z" w16du:dateUtc="2025-04-14T02:18:00Z">
                  <w:rPr>
                    <w:ins w:id="1683" w:author="MSAR LEGAL" w:date="2025-04-14T10:08:00Z" w16du:dateUtc="2025-04-14T02:08:00Z"/>
                    <w:rFonts w:ascii="Arial Narrow" w:hAnsi="Arial Narrow" w:cs="Arial"/>
                    <w:sz w:val="20"/>
                    <w:szCs w:val="20"/>
                  </w:rPr>
                </w:rPrChange>
              </w:rPr>
            </w:pPr>
          </w:p>
          <w:p w14:paraId="7E0FAD18" w14:textId="77777777" w:rsidR="00680EC1" w:rsidRPr="00302AD4" w:rsidRDefault="00680EC1" w:rsidP="00680EC1">
            <w:pPr>
              <w:rPr>
                <w:ins w:id="1684" w:author="MSAR LEGAL" w:date="2025-04-14T10:08:00Z" w16du:dateUtc="2025-04-14T02:08:00Z"/>
                <w:rFonts w:ascii="Arial" w:hAnsi="Arial" w:cs="Arial"/>
                <w:b/>
                <w:bCs/>
                <w:sz w:val="16"/>
                <w:szCs w:val="16"/>
                <w:highlight w:val="yellow"/>
                <w:rPrChange w:id="1685" w:author="MSAR LEGAL" w:date="2025-04-14T10:18:00Z" w16du:dateUtc="2025-04-14T02:18:00Z">
                  <w:rPr>
                    <w:ins w:id="1686" w:author="MSAR LEGAL" w:date="2025-04-14T10:08:00Z" w16du:dateUtc="2025-04-14T02:08:00Z"/>
                    <w:rFonts w:ascii="Arial Narrow" w:hAnsi="Arial Narrow" w:cs="Arial"/>
                    <w:b/>
                    <w:bCs/>
                    <w:sz w:val="20"/>
                    <w:szCs w:val="20"/>
                    <w:highlight w:val="yellow"/>
                  </w:rPr>
                </w:rPrChange>
              </w:rPr>
            </w:pPr>
            <w:ins w:id="1687" w:author="MSAR LEGAL" w:date="2025-04-14T10:08:00Z" w16du:dateUtc="2025-04-14T02:08:00Z">
              <w:r w:rsidRPr="00302AD4">
                <w:rPr>
                  <w:rFonts w:ascii="Arial" w:hAnsi="Arial" w:cs="Arial"/>
                  <w:noProof/>
                  <w:sz w:val="16"/>
                  <w:szCs w:val="16"/>
                  <w:lang w:eastAsia="en-MY"/>
                  <w:rPrChange w:id="1688" w:author="MSAR LEGAL" w:date="2025-04-14T10:18:00Z" w16du:dateUtc="2025-04-14T02:18:00Z">
                    <w:rPr>
                      <w:rFonts w:ascii="Arial Narrow" w:hAnsi="Arial Narrow" w:cs="Arial"/>
                      <w:noProof/>
                      <w:sz w:val="20"/>
                      <w:szCs w:val="20"/>
                      <w:lang w:eastAsia="en-MY"/>
                    </w:rPr>
                  </w:rPrChange>
                </w:rPr>
                <mc:AlternateContent>
                  <mc:Choice Requires="wps">
                    <w:drawing>
                      <wp:anchor distT="45720" distB="45720" distL="114300" distR="114300" simplePos="0" relativeHeight="251661312" behindDoc="0" locked="0" layoutInCell="1" allowOverlap="1" wp14:anchorId="3A70681B" wp14:editId="31FBF6B3">
                        <wp:simplePos x="0" y="0"/>
                        <wp:positionH relativeFrom="margin">
                          <wp:posOffset>5641975</wp:posOffset>
                        </wp:positionH>
                        <wp:positionV relativeFrom="paragraph">
                          <wp:posOffset>8890</wp:posOffset>
                        </wp:positionV>
                        <wp:extent cx="560705" cy="246380"/>
                        <wp:effectExtent l="0" t="0" r="10795" b="20320"/>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705" cy="246380"/>
                                </a:xfrm>
                                <a:prstGeom prst="rect">
                                  <a:avLst/>
                                </a:prstGeom>
                                <a:solidFill>
                                  <a:srgbClr val="FFFFFF"/>
                                </a:solidFill>
                                <a:ln w="9525">
                                  <a:solidFill>
                                    <a:srgbClr val="000000"/>
                                  </a:solidFill>
                                  <a:miter lim="800000"/>
                                  <a:headEnd/>
                                  <a:tailEnd/>
                                </a:ln>
                              </wps:spPr>
                              <wps:txbx>
                                <w:txbxContent>
                                  <w:p w14:paraId="63C60A06" w14:textId="77777777" w:rsidR="00680EC1" w:rsidRPr="00100356" w:rsidRDefault="00680EC1" w:rsidP="00680EC1">
                                    <w:del w:id="1689" w:author="MSAR LEGAL" w:date="2025-04-14T10:08:00Z" w16du:dateUtc="2025-04-14T02:08:00Z">
                                      <w:r w:rsidDel="00680EC1">
                                        <w:delText>32</w:delText>
                                      </w:r>
                                    </w:del>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A70681B" id="_x0000_t202" coordsize="21600,21600" o:spt="202" path="m,l,21600r21600,l21600,xe">
                        <v:stroke joinstyle="miter"/>
                        <v:path gradientshapeok="t" o:connecttype="rect"/>
                      </v:shapetype>
                      <v:shape id="Text Box 2" o:spid="_x0000_s1026" type="#_x0000_t202" style="position:absolute;margin-left:444.25pt;margin-top:.7pt;width:44.15pt;height:19.4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">
                        <v:textbox>
                          <w:txbxContent>
                            <w:p w14:paraId="63C60A06" w14:textId="77777777" w:rsidR="00680EC1" w:rsidRPr="00100356" w:rsidRDefault="00680EC1" w:rsidP="00680EC1">
                              <w:del w:id="1690" w:author="MSAR LEGAL" w:date="2025-04-14T10:08:00Z" w16du:dateUtc="2025-04-14T02:08:00Z">
                                <w:r w:rsidDel="00680EC1">
                                  <w:delText>32</w:delText>
                                </w:r>
                              </w:del>
                            </w:p>
                          </w:txbxContent>
                        </v:textbox>
                        <w10:wrap type="square" anchorx="margin"/>
                      </v:shape>
                    </w:pict>
                  </mc:Fallback>
                </mc:AlternateContent>
              </w:r>
              <w:r w:rsidRPr="00302AD4">
                <w:rPr>
                  <w:rFonts w:ascii="Arial" w:hAnsi="Arial" w:cs="Arial"/>
                  <w:b/>
                  <w:bCs/>
                  <w:sz w:val="16"/>
                  <w:szCs w:val="16"/>
                  <w:rPrChange w:id="1691" w:author="MSAR LEGAL" w:date="2025-04-14T10:18:00Z" w16du:dateUtc="2025-04-14T02:18:00Z">
                    <w:rPr>
                      <w:rFonts w:ascii="Arial Narrow" w:hAnsi="Arial Narrow" w:cs="Arial"/>
                      <w:b/>
                      <w:bCs/>
                      <w:sz w:val="20"/>
                      <w:szCs w:val="20"/>
                    </w:rPr>
                  </w:rPrChange>
                </w:rPr>
                <w:t xml:space="preserve">Experience in the Industry: </w:t>
              </w:r>
              <w:r w:rsidRPr="00302AD4">
                <w:rPr>
                  <w:rFonts w:ascii="Arial" w:hAnsi="Arial" w:cs="Arial"/>
                  <w:b/>
                  <w:bCs/>
                  <w:sz w:val="16"/>
                  <w:szCs w:val="16"/>
                  <w:rPrChange w:id="1692" w:author="MSAR LEGAL" w:date="2025-04-14T10:18:00Z" w16du:dateUtc="2025-04-14T02:18:00Z">
                    <w:rPr>
                      <w:rFonts w:ascii="Arial Narrow" w:hAnsi="Arial Narrow" w:cs="Arial"/>
                      <w:b/>
                      <w:bCs/>
                      <w:sz w:val="20"/>
                      <w:szCs w:val="20"/>
                    </w:rPr>
                  </w:rPrChange>
                </w:rPr>
                <w:tab/>
              </w:r>
              <w:r w:rsidRPr="00302AD4">
                <w:rPr>
                  <w:rFonts w:ascii="Arial" w:hAnsi="Arial" w:cs="Arial"/>
                  <w:b/>
                  <w:bCs/>
                  <w:sz w:val="16"/>
                  <w:szCs w:val="16"/>
                  <w:rPrChange w:id="1693" w:author="MSAR LEGAL" w:date="2025-04-14T10:18:00Z" w16du:dateUtc="2025-04-14T02:18:00Z">
                    <w:rPr>
                      <w:rFonts w:ascii="Arial Narrow" w:hAnsi="Arial Narrow" w:cs="Arial"/>
                      <w:b/>
                      <w:bCs/>
                      <w:sz w:val="20"/>
                      <w:szCs w:val="20"/>
                    </w:rPr>
                  </w:rPrChange>
                </w:rPr>
                <w:tab/>
              </w:r>
              <w:r w:rsidRPr="00302AD4">
                <w:rPr>
                  <w:rFonts w:ascii="Arial" w:hAnsi="Arial" w:cs="Arial"/>
                  <w:b/>
                  <w:bCs/>
                  <w:sz w:val="16"/>
                  <w:szCs w:val="16"/>
                  <w:rPrChange w:id="1694" w:author="MSAR LEGAL" w:date="2025-04-14T10:18:00Z" w16du:dateUtc="2025-04-14T02:18:00Z">
                    <w:rPr>
                      <w:rFonts w:ascii="Arial Narrow" w:hAnsi="Arial Narrow" w:cs="Arial"/>
                      <w:b/>
                      <w:bCs/>
                      <w:sz w:val="20"/>
                      <w:szCs w:val="20"/>
                    </w:rPr>
                  </w:rPrChange>
                </w:rPr>
                <w:tab/>
              </w:r>
              <w:r w:rsidRPr="00302AD4">
                <w:rPr>
                  <w:rFonts w:ascii="Arial" w:hAnsi="Arial" w:cs="Arial"/>
                  <w:b/>
                  <w:bCs/>
                  <w:sz w:val="16"/>
                  <w:szCs w:val="16"/>
                  <w:rPrChange w:id="1695" w:author="MSAR LEGAL" w:date="2025-04-14T10:18:00Z" w16du:dateUtc="2025-04-14T02:18:00Z">
                    <w:rPr>
                      <w:rFonts w:ascii="Arial Narrow" w:hAnsi="Arial Narrow" w:cs="Arial"/>
                      <w:b/>
                      <w:bCs/>
                      <w:sz w:val="20"/>
                      <w:szCs w:val="20"/>
                    </w:rPr>
                  </w:rPrChange>
                </w:rPr>
                <w:tab/>
              </w:r>
              <w:r w:rsidRPr="00302AD4">
                <w:rPr>
                  <w:rFonts w:ascii="Arial" w:hAnsi="Arial" w:cs="Arial"/>
                  <w:b/>
                  <w:bCs/>
                  <w:sz w:val="16"/>
                  <w:szCs w:val="16"/>
                  <w:rPrChange w:id="1696" w:author="MSAR LEGAL" w:date="2025-04-14T10:18:00Z" w16du:dateUtc="2025-04-14T02:18:00Z">
                    <w:rPr>
                      <w:rFonts w:ascii="Arial Narrow" w:hAnsi="Arial Narrow" w:cs="Arial"/>
                      <w:b/>
                      <w:bCs/>
                      <w:sz w:val="20"/>
                      <w:szCs w:val="20"/>
                    </w:rPr>
                  </w:rPrChange>
                </w:rPr>
                <w:tab/>
              </w:r>
              <w:r w:rsidRPr="00302AD4">
                <w:rPr>
                  <w:rFonts w:ascii="Arial" w:hAnsi="Arial" w:cs="Arial"/>
                  <w:b/>
                  <w:bCs/>
                  <w:sz w:val="16"/>
                  <w:szCs w:val="16"/>
                  <w:rPrChange w:id="1697" w:author="MSAR LEGAL" w:date="2025-04-14T10:18:00Z" w16du:dateUtc="2025-04-14T02:18:00Z">
                    <w:rPr>
                      <w:rFonts w:ascii="Arial Narrow" w:hAnsi="Arial Narrow" w:cs="Arial"/>
                      <w:b/>
                      <w:bCs/>
                      <w:sz w:val="20"/>
                      <w:szCs w:val="20"/>
                    </w:rPr>
                  </w:rPrChange>
                </w:rPr>
                <w:tab/>
                <w:t xml:space="preserve">                                                                       Years                     </w:t>
              </w:r>
              <w:r w:rsidRPr="00302AD4">
                <w:rPr>
                  <w:rFonts w:ascii="Arial" w:hAnsi="Arial" w:cs="Arial"/>
                  <w:b/>
                  <w:bCs/>
                  <w:sz w:val="16"/>
                  <w:szCs w:val="16"/>
                  <w:highlight w:val="yellow"/>
                  <w:rPrChange w:id="1698" w:author="MSAR LEGAL" w:date="2025-04-14T10:18:00Z" w16du:dateUtc="2025-04-14T02:18:00Z">
                    <w:rPr>
                      <w:rFonts w:ascii="Arial Narrow" w:hAnsi="Arial Narrow" w:cs="Arial"/>
                      <w:b/>
                      <w:bCs/>
                      <w:sz w:val="20"/>
                      <w:szCs w:val="20"/>
                      <w:highlight w:val="yellow"/>
                    </w:rPr>
                  </w:rPrChange>
                </w:rPr>
                <w:t xml:space="preserve">                               </w:t>
              </w:r>
            </w:ins>
          </w:p>
          <w:p w14:paraId="55152CBC" w14:textId="77777777" w:rsidR="00680EC1" w:rsidRPr="00302AD4" w:rsidRDefault="00680EC1" w:rsidP="008A4F87">
            <w:pPr>
              <w:spacing w:line="240" w:lineRule="auto"/>
              <w:ind w:left="5"/>
              <w:rPr>
                <w:ins w:id="1699" w:author="MSAR LEGAL" w:date="2025-04-14T10:08:00Z" w16du:dateUtc="2025-04-14T02:08:00Z"/>
                <w:rFonts w:ascii="Arial" w:hAnsi="Arial" w:cs="Arial"/>
                <w:sz w:val="16"/>
                <w:szCs w:val="16"/>
              </w:rPr>
            </w:pPr>
          </w:p>
        </w:tc>
      </w:tr>
      <w:tr w:rsidR="007C0E59" w:rsidRPr="00302AD4" w14:paraId="3ECC675B" w14:textId="77777777" w:rsidTr="004E0061">
        <w:trPr>
          <w:trHeight w:val="742"/>
          <w:ins w:id="1700" w:author="MKS CQS [2]" w:date="2025-04-22T14:27:00Z"/>
        </w:trPr>
        <w:tc>
          <w:tcPr>
            <w:tcW w:w="5000" w:type="pct"/>
            <w:gridSpan w:val="19"/>
            <w:tcBorders>
              <w:top w:val="single" w:sz="4" w:space="0" w:color="000000"/>
              <w:left w:val="single" w:sz="4" w:space="0" w:color="000000"/>
              <w:bottom w:val="single" w:sz="4" w:space="0" w:color="000000"/>
              <w:right w:val="single" w:sz="4" w:space="0" w:color="000000"/>
            </w:tcBorders>
          </w:tcPr>
          <w:p w14:paraId="4E2D04DE" w14:textId="77777777" w:rsidR="007C0E59" w:rsidRPr="001331FD" w:rsidRDefault="007C0E59" w:rsidP="007C0E59">
            <w:pPr>
              <w:rPr>
                <w:ins w:id="1701" w:author="MKS CQS [2]" w:date="2025-04-22T14:27:00Z" w16du:dateUtc="2025-04-22T06:27:00Z"/>
                <w:rFonts w:ascii="Arial" w:hAnsi="Arial" w:cs="Arial"/>
                <w:sz w:val="16"/>
                <w:szCs w:val="16"/>
              </w:rPr>
            </w:pPr>
          </w:p>
          <w:p w14:paraId="6224B8B6" w14:textId="012BE3D4" w:rsidR="007C0E59" w:rsidRDefault="007C0E59" w:rsidP="007C0E59">
            <w:pPr>
              <w:rPr>
                <w:ins w:id="1702" w:author="MKS CQS" w:date="2025-04-22T14:55:00Z" w16du:dateUtc="2025-04-22T06:55:00Z"/>
                <w:rFonts w:ascii="Arial" w:hAnsi="Arial" w:cs="Arial"/>
                <w:b/>
                <w:bCs/>
                <w:sz w:val="16"/>
                <w:szCs w:val="16"/>
              </w:rPr>
            </w:pPr>
            <w:ins w:id="1703" w:author="MKS CQS [2]" w:date="2025-04-22T14:27:00Z" w16du:dateUtc="2025-04-22T06:27:00Z">
              <w:del w:id="1704" w:author="MKS CQS" w:date="2025-04-22T15:57:00Z" w16du:dateUtc="2025-04-22T07:57:00Z">
                <w:r w:rsidRPr="001331FD" w:rsidDel="004D576F">
                  <w:rPr>
                    <w:rFonts w:ascii="Arial" w:hAnsi="Arial" w:cs="Arial"/>
                    <w:noProof/>
                    <w:sz w:val="16"/>
                    <w:szCs w:val="16"/>
                    <w:lang w:eastAsia="en-MY"/>
                  </w:rPr>
                  <mc:AlternateContent>
                    <mc:Choice Requires="wps">
                      <w:drawing>
                        <wp:anchor distT="45720" distB="45720" distL="114300" distR="114300" simplePos="0" relativeHeight="251665408" behindDoc="0" locked="0" layoutInCell="1" allowOverlap="1" wp14:anchorId="6B7B6445" wp14:editId="0BCFFD95">
                          <wp:simplePos x="0" y="0"/>
                          <wp:positionH relativeFrom="margin">
                            <wp:posOffset>5641975</wp:posOffset>
                          </wp:positionH>
                          <wp:positionV relativeFrom="paragraph">
                            <wp:posOffset>8890</wp:posOffset>
                          </wp:positionV>
                          <wp:extent cx="560705" cy="246380"/>
                          <wp:effectExtent l="0" t="0" r="10795" b="20320"/>
                          <wp:wrapSquare wrapText="bothSides"/>
                          <wp:docPr id="20063545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705" cy="246380"/>
                                  </a:xfrm>
                                  <a:prstGeom prst="rect">
                                    <a:avLst/>
                                  </a:prstGeom>
                                  <a:solidFill>
                                    <a:srgbClr val="FFFFFF"/>
                                  </a:solidFill>
                                  <a:ln w="9525">
                                    <a:solidFill>
                                      <a:srgbClr val="000000"/>
                                    </a:solidFill>
                                    <a:miter lim="800000"/>
                                    <a:headEnd/>
                                    <a:tailEnd/>
                                  </a:ln>
                                </wps:spPr>
                                <wps:txbx>
                                  <w:txbxContent>
                                    <w:p w14:paraId="1ED72889" w14:textId="77777777" w:rsidR="007C0E59" w:rsidRPr="00100356" w:rsidRDefault="007C0E59" w:rsidP="007C0E5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7B6445" id="_x0000_s1027" type="#_x0000_t202" style="position:absolute;margin-left:444.25pt;margin-top:.7pt;width:44.15pt;height:19.4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">
                          <v:textbox>
                            <w:txbxContent>
                              <w:p w14:paraId="1ED72889" w14:textId="77777777" w:rsidR="007C0E59" w:rsidRPr="00100356" w:rsidRDefault="007C0E59" w:rsidP="007C0E59"/>
                            </w:txbxContent>
                          </v:textbox>
                          <w10:wrap type="square" anchorx="margin"/>
                        </v:shape>
                      </w:pict>
                    </mc:Fallback>
                  </mc:AlternateContent>
                </w:r>
              </w:del>
            </w:ins>
            <w:ins w:id="1705" w:author="MKS CQS [2]" w:date="2025-04-22T14:28:00Z" w16du:dateUtc="2025-04-22T06:28:00Z">
              <w:r>
                <w:rPr>
                  <w:rFonts w:ascii="Arial" w:hAnsi="Arial" w:cs="Arial"/>
                  <w:b/>
                  <w:bCs/>
                  <w:sz w:val="16"/>
                  <w:szCs w:val="16"/>
                </w:rPr>
                <w:t>List of Plant, Machiner</w:t>
              </w:r>
              <w:del w:id="1706" w:author="MKS CQS" w:date="2025-04-22T14:54:00Z" w16du:dateUtc="2025-04-22T06:54:00Z">
                <w:r w:rsidDel="00C96A02">
                  <w:rPr>
                    <w:rFonts w:ascii="Arial" w:hAnsi="Arial" w:cs="Arial"/>
                    <w:b/>
                    <w:bCs/>
                    <w:sz w:val="16"/>
                    <w:szCs w:val="16"/>
                  </w:rPr>
                  <w:delText>ies</w:delText>
                </w:r>
              </w:del>
            </w:ins>
            <w:ins w:id="1707" w:author="MKS CQS" w:date="2025-04-22T14:54:00Z" w16du:dateUtc="2025-04-22T06:54:00Z">
              <w:r w:rsidR="00C96A02">
                <w:rPr>
                  <w:rFonts w:ascii="Arial" w:hAnsi="Arial" w:cs="Arial"/>
                  <w:b/>
                  <w:bCs/>
                  <w:sz w:val="16"/>
                  <w:szCs w:val="16"/>
                </w:rPr>
                <w:t>y</w:t>
              </w:r>
            </w:ins>
            <w:ins w:id="1708" w:author="MKS CQS [2]" w:date="2025-04-22T14:28:00Z" w16du:dateUtc="2025-04-22T06:28:00Z">
              <w:r>
                <w:rPr>
                  <w:rFonts w:ascii="Arial" w:hAnsi="Arial" w:cs="Arial"/>
                  <w:b/>
                  <w:bCs/>
                  <w:sz w:val="16"/>
                  <w:szCs w:val="16"/>
                </w:rPr>
                <w:t xml:space="preserve"> and Equipment </w:t>
              </w:r>
            </w:ins>
          </w:p>
          <w:p w14:paraId="601987B3" w14:textId="09451BBA" w:rsidR="00C96A02" w:rsidDel="004D576F" w:rsidRDefault="00125B8D" w:rsidP="004D576F">
            <w:pPr>
              <w:ind w:right="-21"/>
              <w:rPr>
                <w:del w:id="1709" w:author="MKS CQS" w:date="2025-04-22T15:09:00Z" w16du:dateUtc="2025-04-22T07:09:00Z"/>
                <w:rFonts w:ascii="Arial" w:hAnsi="Arial" w:cs="Arial"/>
                <w:sz w:val="16"/>
                <w:szCs w:val="16"/>
              </w:rPr>
            </w:pPr>
            <w:ins w:id="1710" w:author="MKS CQS" w:date="2025-04-22T15:08:00Z" w16du:dateUtc="2025-04-22T07:08:00Z">
              <w:r w:rsidRPr="00125B8D">
                <w:rPr>
                  <w:rFonts w:ascii="Arial" w:hAnsi="Arial" w:cs="Arial"/>
                  <w:sz w:val="16"/>
                  <w:szCs w:val="16"/>
                  <w:rPrChange w:id="1711" w:author="MKS CQS" w:date="2025-04-22T15:08:00Z" w16du:dateUtc="2025-04-22T07:08:00Z">
                    <w:rPr>
                      <w:rFonts w:ascii="Arial" w:hAnsi="Arial" w:cs="Arial"/>
                      <w:b/>
                      <w:bCs/>
                      <w:sz w:val="16"/>
                      <w:szCs w:val="16"/>
                    </w:rPr>
                  </w:rPrChange>
                </w:rPr>
                <w:t xml:space="preserve">The Contractor is required to complete the form </w:t>
              </w:r>
            </w:ins>
            <w:ins w:id="1712" w:author="MKS CQS" w:date="2025-04-22T15:09:00Z" w16du:dateUtc="2025-04-22T07:09:00Z">
              <w:r>
                <w:rPr>
                  <w:rFonts w:ascii="Arial" w:hAnsi="Arial" w:cs="Arial"/>
                  <w:sz w:val="16"/>
                  <w:szCs w:val="16"/>
                </w:rPr>
                <w:t xml:space="preserve">in </w:t>
              </w:r>
              <w:r w:rsidRPr="003E4169">
                <w:rPr>
                  <w:rFonts w:ascii="Arial" w:hAnsi="Arial" w:cs="Arial"/>
                  <w:b/>
                  <w:bCs/>
                  <w:sz w:val="16"/>
                  <w:szCs w:val="16"/>
                  <w:rPrChange w:id="1713" w:author="MKS CQS" w:date="2025-04-22T15:42:00Z" w16du:dateUtc="2025-04-22T07:42:00Z">
                    <w:rPr>
                      <w:rFonts w:ascii="Arial" w:hAnsi="Arial" w:cs="Arial"/>
                      <w:sz w:val="16"/>
                      <w:szCs w:val="16"/>
                    </w:rPr>
                  </w:rPrChange>
                </w:rPr>
                <w:t>Appendix A</w:t>
              </w:r>
              <w:r>
                <w:rPr>
                  <w:rFonts w:ascii="Arial" w:hAnsi="Arial" w:cs="Arial"/>
                  <w:sz w:val="16"/>
                  <w:szCs w:val="16"/>
                </w:rPr>
                <w:t xml:space="preserve"> </w:t>
              </w:r>
            </w:ins>
            <w:ins w:id="1714" w:author="MKS CQS" w:date="2025-04-22T15:08:00Z" w16du:dateUtc="2025-04-22T07:08:00Z">
              <w:r w:rsidRPr="00125B8D">
                <w:rPr>
                  <w:rFonts w:ascii="Arial" w:hAnsi="Arial" w:cs="Arial"/>
                  <w:sz w:val="16"/>
                  <w:szCs w:val="16"/>
                  <w:rPrChange w:id="1715" w:author="MKS CQS" w:date="2025-04-22T15:08:00Z" w16du:dateUtc="2025-04-22T07:08:00Z">
                    <w:rPr>
                      <w:rFonts w:ascii="Arial" w:hAnsi="Arial" w:cs="Arial"/>
                      <w:b/>
                      <w:bCs/>
                      <w:sz w:val="16"/>
                      <w:szCs w:val="16"/>
                    </w:rPr>
                  </w:rPrChange>
                </w:rPr>
                <w:t xml:space="preserve">by listing all plant and machinery owned by the company, including details such as quantity, brand/model, capacity rating, ownership status, and year of manufacture. </w:t>
              </w:r>
              <w:r w:rsidRPr="00CB3595">
                <w:rPr>
                  <w:rFonts w:ascii="Arial" w:hAnsi="Arial" w:cs="Arial"/>
                  <w:b/>
                  <w:bCs/>
                  <w:sz w:val="16"/>
                  <w:szCs w:val="16"/>
                </w:rPr>
                <w:t>The Contractor shall also provide valid calibration certificates for the relevant equipment</w:t>
              </w:r>
              <w:r w:rsidRPr="00125B8D">
                <w:rPr>
                  <w:rFonts w:ascii="Arial" w:hAnsi="Arial" w:cs="Arial"/>
                  <w:sz w:val="16"/>
                  <w:szCs w:val="16"/>
                  <w:rPrChange w:id="1716" w:author="MKS CQS" w:date="2025-04-22T15:08:00Z" w16du:dateUtc="2025-04-22T07:08:00Z">
                    <w:rPr>
                      <w:rFonts w:ascii="Arial" w:hAnsi="Arial" w:cs="Arial"/>
                      <w:b/>
                      <w:bCs/>
                      <w:sz w:val="16"/>
                      <w:szCs w:val="16"/>
                    </w:rPr>
                  </w:rPrChange>
                </w:rPr>
                <w:t xml:space="preserve">. </w:t>
              </w:r>
            </w:ins>
          </w:p>
          <w:p w14:paraId="726D5725" w14:textId="77777777" w:rsidR="004D576F" w:rsidRPr="00125B8D" w:rsidRDefault="004D576F">
            <w:pPr>
              <w:ind w:right="-21"/>
              <w:rPr>
                <w:ins w:id="1717" w:author="MKS CQS" w:date="2025-04-22T16:00:00Z" w16du:dateUtc="2025-04-22T08:00:00Z"/>
                <w:rFonts w:ascii="Arial" w:hAnsi="Arial" w:cs="Arial"/>
                <w:sz w:val="16"/>
                <w:szCs w:val="16"/>
                <w:rPrChange w:id="1718" w:author="MKS CQS" w:date="2025-04-22T15:08:00Z" w16du:dateUtc="2025-04-22T07:08:00Z">
                  <w:rPr>
                    <w:ins w:id="1719" w:author="MKS CQS" w:date="2025-04-22T16:00:00Z" w16du:dateUtc="2025-04-22T08:00:00Z"/>
                    <w:rFonts w:ascii="Arial" w:hAnsi="Arial" w:cs="Arial"/>
                    <w:b/>
                    <w:bCs/>
                    <w:sz w:val="16"/>
                    <w:szCs w:val="16"/>
                  </w:rPr>
                </w:rPrChange>
              </w:rPr>
              <w:pPrChange w:id="1720" w:author="MKS CQS" w:date="2025-04-22T16:00:00Z" w16du:dateUtc="2025-04-22T08:00:00Z">
                <w:pPr/>
              </w:pPrChange>
            </w:pPr>
          </w:p>
          <w:p w14:paraId="30208AD9" w14:textId="540A6F63" w:rsidR="007C0E59" w:rsidRPr="001331FD" w:rsidDel="00125B8D" w:rsidRDefault="007C0E59">
            <w:pPr>
              <w:ind w:right="-21"/>
              <w:rPr>
                <w:ins w:id="1721" w:author="MKS CQS [2]" w:date="2025-04-22T14:27:00Z" w16du:dateUtc="2025-04-22T06:27:00Z"/>
                <w:del w:id="1722" w:author="MKS CQS" w:date="2025-04-22T15:09:00Z" w16du:dateUtc="2025-04-22T07:09:00Z"/>
                <w:rFonts w:ascii="Arial" w:hAnsi="Arial" w:cs="Arial"/>
                <w:b/>
                <w:bCs/>
                <w:sz w:val="16"/>
                <w:szCs w:val="16"/>
                <w:highlight w:val="yellow"/>
              </w:rPr>
              <w:pPrChange w:id="1723" w:author="MKS CQS" w:date="2025-04-22T16:00:00Z" w16du:dateUtc="2025-04-22T08:00:00Z">
                <w:pPr/>
              </w:pPrChange>
            </w:pPr>
            <w:ins w:id="1724" w:author="MKS CQS [2]" w:date="2025-04-22T14:28:00Z" w16du:dateUtc="2025-04-22T06:28:00Z">
              <w:del w:id="1725" w:author="MKS CQS" w:date="2025-04-22T15:09:00Z" w16du:dateUtc="2025-04-22T07:09:00Z">
                <w:r w:rsidDel="00125B8D">
                  <w:rPr>
                    <w:rFonts w:ascii="Arial" w:hAnsi="Arial" w:cs="Arial"/>
                    <w:b/>
                    <w:bCs/>
                    <w:sz w:val="16"/>
                    <w:szCs w:val="16"/>
                  </w:rPr>
                  <w:delText>(</w:delText>
                </w:r>
              </w:del>
              <w:del w:id="1726" w:author="MKS CQS" w:date="2025-04-22T14:53:00Z" w16du:dateUtc="2025-04-22T06:53:00Z">
                <w:r w:rsidDel="00C96A02">
                  <w:rPr>
                    <w:rFonts w:asciiTheme="minorEastAsia" w:eastAsiaTheme="minorEastAsia" w:hAnsiTheme="minorEastAsia" w:cs="Arial" w:hint="eastAsia"/>
                    <w:b/>
                    <w:bCs/>
                    <w:sz w:val="16"/>
                    <w:szCs w:val="16"/>
                  </w:rPr>
                  <w:delText>as in Appendix A</w:delText>
                </w:r>
              </w:del>
              <w:del w:id="1727" w:author="MKS CQS" w:date="2025-04-22T15:09:00Z" w16du:dateUtc="2025-04-22T07:09:00Z">
                <w:r w:rsidDel="00125B8D">
                  <w:rPr>
                    <w:rFonts w:ascii="Arial" w:hAnsi="Arial" w:cs="Arial"/>
                    <w:b/>
                    <w:bCs/>
                    <w:sz w:val="16"/>
                    <w:szCs w:val="16"/>
                  </w:rPr>
                  <w:delText>)</w:delText>
                </w:r>
              </w:del>
            </w:ins>
            <w:ins w:id="1728" w:author="MKS CQS [2]" w:date="2025-04-22T14:27:00Z" w16du:dateUtc="2025-04-22T06:27:00Z">
              <w:del w:id="1729" w:author="MKS CQS" w:date="2025-04-22T15:09:00Z" w16du:dateUtc="2025-04-22T07:09:00Z">
                <w:r w:rsidRPr="001331FD" w:rsidDel="00125B8D">
                  <w:rPr>
                    <w:rFonts w:ascii="Arial" w:hAnsi="Arial" w:cs="Arial"/>
                    <w:b/>
                    <w:bCs/>
                    <w:sz w:val="16"/>
                    <w:szCs w:val="16"/>
                  </w:rPr>
                  <w:delText xml:space="preserve">                     </w:delText>
                </w:r>
                <w:r w:rsidRPr="001331FD" w:rsidDel="00125B8D">
                  <w:rPr>
                    <w:rFonts w:ascii="Arial" w:hAnsi="Arial" w:cs="Arial"/>
                    <w:b/>
                    <w:bCs/>
                    <w:sz w:val="16"/>
                    <w:szCs w:val="16"/>
                    <w:highlight w:val="yellow"/>
                  </w:rPr>
                  <w:delText xml:space="preserve">                               </w:delText>
                </w:r>
              </w:del>
            </w:ins>
          </w:p>
          <w:p w14:paraId="205382C4" w14:textId="77777777" w:rsidR="00125B8D" w:rsidRPr="007C0E59" w:rsidRDefault="00125B8D">
            <w:pPr>
              <w:ind w:right="-21"/>
              <w:rPr>
                <w:ins w:id="1730" w:author="MKS CQS [2]" w:date="2025-04-22T14:27:00Z" w16du:dateUtc="2025-04-22T06:27:00Z"/>
                <w:rFonts w:ascii="Arial" w:hAnsi="Arial" w:cs="Arial"/>
                <w:sz w:val="16"/>
                <w:szCs w:val="16"/>
              </w:rPr>
              <w:pPrChange w:id="1731" w:author="MKS CQS" w:date="2025-04-22T16:00:00Z" w16du:dateUtc="2025-04-22T08:00:00Z">
                <w:pPr/>
              </w:pPrChange>
            </w:pPr>
          </w:p>
        </w:tc>
      </w:tr>
      <w:tr w:rsidR="007C0E59" w:rsidRPr="00302AD4" w14:paraId="45EC13A2" w14:textId="77777777" w:rsidTr="004E0061">
        <w:trPr>
          <w:trHeight w:val="742"/>
          <w:ins w:id="1732" w:author="MKS CQS [2]" w:date="2025-04-22T14:27:00Z"/>
        </w:trPr>
        <w:tc>
          <w:tcPr>
            <w:tcW w:w="5000" w:type="pct"/>
            <w:gridSpan w:val="19"/>
            <w:tcBorders>
              <w:top w:val="single" w:sz="4" w:space="0" w:color="000000"/>
              <w:left w:val="single" w:sz="4" w:space="0" w:color="000000"/>
              <w:bottom w:val="single" w:sz="4" w:space="0" w:color="000000"/>
              <w:right w:val="single" w:sz="4" w:space="0" w:color="000000"/>
            </w:tcBorders>
          </w:tcPr>
          <w:p w14:paraId="074A69CB" w14:textId="419E77B8" w:rsidR="007C0E59" w:rsidRPr="001331FD" w:rsidRDefault="007C0E59" w:rsidP="007C0E59">
            <w:pPr>
              <w:rPr>
                <w:ins w:id="1733" w:author="MKS CQS [2]" w:date="2025-04-22T14:27:00Z" w16du:dateUtc="2025-04-22T06:27:00Z"/>
                <w:rFonts w:ascii="Arial" w:hAnsi="Arial" w:cs="Arial"/>
                <w:sz w:val="16"/>
                <w:szCs w:val="16"/>
              </w:rPr>
            </w:pPr>
            <w:ins w:id="1734" w:author="MKS CQS [2]" w:date="2025-04-22T14:27:00Z" w16du:dateUtc="2025-04-22T06:27:00Z">
              <w:del w:id="1735" w:author="MKS CQS" w:date="2025-04-22T15:57:00Z" w16du:dateUtc="2025-04-22T07:57:00Z">
                <w:r w:rsidRPr="00772C3C" w:rsidDel="004D576F">
                  <w:rPr>
                    <w:rFonts w:ascii="Arial" w:hAnsi="Arial" w:cs="Arial"/>
                    <w:noProof/>
                    <w:sz w:val="16"/>
                    <w:szCs w:val="16"/>
                    <w:lang w:eastAsia="en-MY"/>
                  </w:rPr>
                  <mc:AlternateContent>
                    <mc:Choice Requires="wps">
                      <w:drawing>
                        <wp:anchor distT="45720" distB="45720" distL="114300" distR="114300" simplePos="0" relativeHeight="251663360" behindDoc="0" locked="0" layoutInCell="1" allowOverlap="1" wp14:anchorId="19493CA0" wp14:editId="7763A522">
                          <wp:simplePos x="0" y="0"/>
                          <wp:positionH relativeFrom="margin">
                            <wp:posOffset>5641975</wp:posOffset>
                          </wp:positionH>
                          <wp:positionV relativeFrom="paragraph">
                            <wp:posOffset>123190</wp:posOffset>
                          </wp:positionV>
                          <wp:extent cx="560705" cy="246380"/>
                          <wp:effectExtent l="0" t="0" r="10795" b="20320"/>
                          <wp:wrapSquare wrapText="bothSides"/>
                          <wp:docPr id="1296296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705" cy="246380"/>
                                  </a:xfrm>
                                  <a:prstGeom prst="rect">
                                    <a:avLst/>
                                  </a:prstGeom>
                                  <a:solidFill>
                                    <a:srgbClr val="FFFFFF"/>
                                  </a:solidFill>
                                  <a:ln w="9525">
                                    <a:solidFill>
                                      <a:srgbClr val="000000"/>
                                    </a:solidFill>
                                    <a:miter lim="800000"/>
                                    <a:headEnd/>
                                    <a:tailEnd/>
                                  </a:ln>
                                </wps:spPr>
                                <wps:txbx>
                                  <w:txbxContent>
                                    <w:p w14:paraId="69C8707B" w14:textId="77777777" w:rsidR="007C0E59" w:rsidRPr="00100356" w:rsidRDefault="007C0E59" w:rsidP="007C0E5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493CA0" id="_x0000_s1028" type="#_x0000_t202" style="position:absolute;margin-left:444.25pt;margin-top:9.7pt;width:44.15pt;height:19.4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">
                          <v:textbox>
                            <w:txbxContent>
                              <w:p w14:paraId="69C8707B" w14:textId="77777777" w:rsidR="007C0E59" w:rsidRPr="00100356" w:rsidRDefault="007C0E59" w:rsidP="007C0E59"/>
                            </w:txbxContent>
                          </v:textbox>
                          <w10:wrap type="square" anchorx="margin"/>
                        </v:shape>
                      </w:pict>
                    </mc:Fallback>
                  </mc:AlternateContent>
                </w:r>
              </w:del>
            </w:ins>
          </w:p>
          <w:p w14:paraId="1A87B13B" w14:textId="3E2247B2" w:rsidR="007C0E59" w:rsidRDefault="007C0E59" w:rsidP="007C0E59">
            <w:pPr>
              <w:rPr>
                <w:ins w:id="1736" w:author="MKS CQS" w:date="2025-04-22T15:15:00Z" w16du:dateUtc="2025-04-22T07:15:00Z"/>
                <w:rFonts w:ascii="Arial" w:hAnsi="Arial" w:cs="Arial"/>
                <w:b/>
                <w:bCs/>
                <w:sz w:val="16"/>
                <w:szCs w:val="16"/>
              </w:rPr>
            </w:pPr>
            <w:ins w:id="1737" w:author="MKS CQS [2]" w:date="2025-04-22T14:28:00Z" w16du:dateUtc="2025-04-22T06:28:00Z">
              <w:r>
                <w:rPr>
                  <w:rFonts w:ascii="Arial" w:hAnsi="Arial" w:cs="Arial"/>
                  <w:b/>
                  <w:bCs/>
                  <w:sz w:val="16"/>
                  <w:szCs w:val="16"/>
                </w:rPr>
                <w:t xml:space="preserve">List of </w:t>
              </w:r>
            </w:ins>
            <w:ins w:id="1738" w:author="MKS CQS [2]" w:date="2025-04-22T14:48:00Z" w16du:dateUtc="2025-04-22T06:48:00Z">
              <w:r w:rsidR="002C017D">
                <w:rPr>
                  <w:rFonts w:ascii="Arial" w:hAnsi="Arial" w:cs="Arial"/>
                  <w:b/>
                  <w:bCs/>
                  <w:sz w:val="16"/>
                  <w:szCs w:val="16"/>
                </w:rPr>
                <w:t xml:space="preserve">Site </w:t>
              </w:r>
            </w:ins>
            <w:ins w:id="1739" w:author="MKS CQS [2]" w:date="2025-04-22T14:29:00Z" w16du:dateUtc="2025-04-22T06:29:00Z">
              <w:r>
                <w:rPr>
                  <w:rFonts w:ascii="Arial" w:hAnsi="Arial" w:cs="Arial"/>
                  <w:b/>
                  <w:bCs/>
                  <w:sz w:val="16"/>
                  <w:szCs w:val="16"/>
                </w:rPr>
                <w:t>Team and Site Staff</w:t>
              </w:r>
            </w:ins>
          </w:p>
          <w:p w14:paraId="01E2B86C" w14:textId="79D1A19D" w:rsidR="00CB3595" w:rsidDel="00E863F5" w:rsidRDefault="00E863F5">
            <w:pPr>
              <w:ind w:right="69"/>
              <w:rPr>
                <w:del w:id="1740" w:author="MKS CQS" w:date="2025-04-22T15:41:00Z" w16du:dateUtc="2025-04-22T07:41:00Z"/>
                <w:rFonts w:ascii="Arial" w:hAnsi="Arial" w:cs="Arial"/>
                <w:sz w:val="16"/>
                <w:szCs w:val="16"/>
              </w:rPr>
              <w:pPrChange w:id="1741" w:author="MKS CQS" w:date="2025-04-22T15:57:00Z" w16du:dateUtc="2025-04-22T07:57:00Z">
                <w:pPr>
                  <w:ind w:right="1689"/>
                </w:pPr>
              </w:pPrChange>
            </w:pPr>
            <w:ins w:id="1742" w:author="MKS CQS" w:date="2025-04-22T15:41:00Z" w16du:dateUtc="2025-04-22T07:41:00Z">
              <w:r w:rsidRPr="00E863F5">
                <w:rPr>
                  <w:rFonts w:ascii="Arial" w:hAnsi="Arial" w:cs="Arial"/>
                  <w:sz w:val="16"/>
                  <w:szCs w:val="16"/>
                  <w:rPrChange w:id="1743" w:author="MKS CQS" w:date="2025-04-22T15:42:00Z" w16du:dateUtc="2025-04-22T07:42:00Z">
                    <w:rPr>
                      <w:rFonts w:ascii="Arial" w:hAnsi="Arial" w:cs="Arial"/>
                      <w:b/>
                      <w:bCs/>
                      <w:sz w:val="16"/>
                      <w:szCs w:val="16"/>
                    </w:rPr>
                  </w:rPrChange>
                </w:rPr>
                <w:t xml:space="preserve">The Contractor is required to </w:t>
              </w:r>
            </w:ins>
            <w:ins w:id="1744" w:author="MKS CQS" w:date="2025-04-22T15:42:00Z" w16du:dateUtc="2025-04-22T07:42:00Z">
              <w:r w:rsidR="003E4169" w:rsidRPr="00FA4923">
                <w:rPr>
                  <w:rFonts w:ascii="Arial" w:hAnsi="Arial" w:cs="Arial"/>
                  <w:sz w:val="16"/>
                  <w:szCs w:val="16"/>
                </w:rPr>
                <w:t xml:space="preserve">complete the form </w:t>
              </w:r>
              <w:r w:rsidR="003E4169">
                <w:rPr>
                  <w:rFonts w:ascii="Arial" w:hAnsi="Arial" w:cs="Arial"/>
                  <w:sz w:val="16"/>
                  <w:szCs w:val="16"/>
                </w:rPr>
                <w:t xml:space="preserve">in </w:t>
              </w:r>
              <w:r w:rsidR="003E4169" w:rsidRPr="00FA4923">
                <w:rPr>
                  <w:rFonts w:ascii="Arial" w:hAnsi="Arial" w:cs="Arial"/>
                  <w:b/>
                  <w:bCs/>
                  <w:sz w:val="16"/>
                  <w:szCs w:val="16"/>
                </w:rPr>
                <w:t xml:space="preserve">Appendix </w:t>
              </w:r>
              <w:r w:rsidR="003E4169">
                <w:rPr>
                  <w:rFonts w:ascii="Arial" w:hAnsi="Arial" w:cs="Arial"/>
                  <w:b/>
                  <w:bCs/>
                  <w:sz w:val="16"/>
                  <w:szCs w:val="16"/>
                </w:rPr>
                <w:t xml:space="preserve">B </w:t>
              </w:r>
            </w:ins>
            <w:ins w:id="1745" w:author="MKS CQS" w:date="2025-04-22T15:41:00Z" w16du:dateUtc="2025-04-22T07:41:00Z">
              <w:r w:rsidRPr="00E863F5">
                <w:rPr>
                  <w:rFonts w:ascii="Arial" w:hAnsi="Arial" w:cs="Arial"/>
                  <w:sz w:val="16"/>
                  <w:szCs w:val="16"/>
                  <w:rPrChange w:id="1746" w:author="MKS CQS" w:date="2025-04-22T15:42:00Z" w16du:dateUtc="2025-04-22T07:42:00Z">
                    <w:rPr>
                      <w:rFonts w:ascii="Arial" w:hAnsi="Arial" w:cs="Arial"/>
                      <w:b/>
                      <w:bCs/>
                      <w:sz w:val="16"/>
                      <w:szCs w:val="16"/>
                    </w:rPr>
                  </w:rPrChange>
                </w:rPr>
                <w:t xml:space="preserve">by listing all site supervisors and workers under its employment, categorised according to their respective skills (Civil / HDD / Cable / TMP). The Contractor shall also provide the curriculum vitae (CV) of the Site Supervisor and any other key personnel, where applicable. </w:t>
              </w:r>
            </w:ins>
          </w:p>
          <w:p w14:paraId="097BFCE9" w14:textId="77777777" w:rsidR="00E863F5" w:rsidRPr="00E863F5" w:rsidRDefault="00E863F5">
            <w:pPr>
              <w:ind w:right="69"/>
              <w:rPr>
                <w:ins w:id="1747" w:author="MKS CQS" w:date="2025-04-22T15:42:00Z" w16du:dateUtc="2025-04-22T07:42:00Z"/>
                <w:rFonts w:ascii="Arial" w:hAnsi="Arial" w:cs="Arial"/>
                <w:sz w:val="16"/>
                <w:szCs w:val="16"/>
                <w:rPrChange w:id="1748" w:author="MKS CQS" w:date="2025-04-22T15:42:00Z" w16du:dateUtc="2025-04-22T07:42:00Z">
                  <w:rPr>
                    <w:ins w:id="1749" w:author="MKS CQS" w:date="2025-04-22T15:42:00Z" w16du:dateUtc="2025-04-22T07:42:00Z"/>
                    <w:rFonts w:ascii="Arial" w:hAnsi="Arial" w:cs="Arial"/>
                    <w:b/>
                    <w:bCs/>
                    <w:sz w:val="16"/>
                    <w:szCs w:val="16"/>
                  </w:rPr>
                </w:rPrChange>
              </w:rPr>
              <w:pPrChange w:id="1750" w:author="MKS CQS" w:date="2025-04-22T15:57:00Z" w16du:dateUtc="2025-04-22T07:57:00Z">
                <w:pPr/>
              </w:pPrChange>
            </w:pPr>
          </w:p>
          <w:p w14:paraId="62A6EF83" w14:textId="56A2642E" w:rsidR="007C0E59" w:rsidRPr="001331FD" w:rsidDel="00E863F5" w:rsidRDefault="007C0E59">
            <w:pPr>
              <w:ind w:right="1689"/>
              <w:rPr>
                <w:ins w:id="1751" w:author="MKS CQS [2]" w:date="2025-04-22T14:28:00Z" w16du:dateUtc="2025-04-22T06:28:00Z"/>
                <w:del w:id="1752" w:author="MKS CQS" w:date="2025-04-22T15:41:00Z" w16du:dateUtc="2025-04-22T07:41:00Z"/>
                <w:rFonts w:ascii="Arial" w:hAnsi="Arial" w:cs="Arial"/>
                <w:b/>
                <w:bCs/>
                <w:sz w:val="16"/>
                <w:szCs w:val="16"/>
                <w:highlight w:val="yellow"/>
              </w:rPr>
              <w:pPrChange w:id="1753" w:author="MKS CQS" w:date="2025-04-22T15:42:00Z" w16du:dateUtc="2025-04-22T07:42:00Z">
                <w:pPr/>
              </w:pPrChange>
            </w:pPr>
            <w:ins w:id="1754" w:author="MKS CQS [2]" w:date="2025-04-22T14:28:00Z" w16du:dateUtc="2025-04-22T06:28:00Z">
              <w:del w:id="1755" w:author="MKS CQS" w:date="2025-04-22T15:41:00Z" w16du:dateUtc="2025-04-22T07:41:00Z">
                <w:r w:rsidDel="00E863F5">
                  <w:rPr>
                    <w:rFonts w:ascii="Arial" w:hAnsi="Arial" w:cs="Arial"/>
                    <w:b/>
                    <w:bCs/>
                    <w:sz w:val="16"/>
                    <w:szCs w:val="16"/>
                  </w:rPr>
                  <w:delText xml:space="preserve">(as in Appendix </w:delText>
                </w:r>
              </w:del>
            </w:ins>
            <w:ins w:id="1756" w:author="MKS CQS [2]" w:date="2025-04-22T14:29:00Z" w16du:dateUtc="2025-04-22T06:29:00Z">
              <w:del w:id="1757" w:author="MKS CQS" w:date="2025-04-22T15:41:00Z" w16du:dateUtc="2025-04-22T07:41:00Z">
                <w:r w:rsidDel="00E863F5">
                  <w:rPr>
                    <w:rFonts w:ascii="Arial" w:hAnsi="Arial" w:cs="Arial"/>
                    <w:b/>
                    <w:bCs/>
                    <w:sz w:val="16"/>
                    <w:szCs w:val="16"/>
                  </w:rPr>
                  <w:delText>B</w:delText>
                </w:r>
              </w:del>
            </w:ins>
            <w:ins w:id="1758" w:author="MKS CQS [2]" w:date="2025-04-22T14:28:00Z" w16du:dateUtc="2025-04-22T06:28:00Z">
              <w:del w:id="1759" w:author="MKS CQS" w:date="2025-04-22T15:41:00Z" w16du:dateUtc="2025-04-22T07:41:00Z">
                <w:r w:rsidDel="00E863F5">
                  <w:rPr>
                    <w:rFonts w:ascii="Arial" w:hAnsi="Arial" w:cs="Arial"/>
                    <w:b/>
                    <w:bCs/>
                    <w:sz w:val="16"/>
                    <w:szCs w:val="16"/>
                  </w:rPr>
                  <w:delText>)</w:delText>
                </w:r>
                <w:r w:rsidRPr="001331FD" w:rsidDel="00E863F5">
                  <w:rPr>
                    <w:rFonts w:ascii="Arial" w:hAnsi="Arial" w:cs="Arial"/>
                    <w:b/>
                    <w:bCs/>
                    <w:sz w:val="16"/>
                    <w:szCs w:val="16"/>
                  </w:rPr>
                  <w:delText xml:space="preserve">                     </w:delText>
                </w:r>
                <w:r w:rsidRPr="001331FD" w:rsidDel="00E863F5">
                  <w:rPr>
                    <w:rFonts w:ascii="Arial" w:hAnsi="Arial" w:cs="Arial"/>
                    <w:b/>
                    <w:bCs/>
                    <w:sz w:val="16"/>
                    <w:szCs w:val="16"/>
                    <w:highlight w:val="yellow"/>
                  </w:rPr>
                  <w:delText xml:space="preserve">                               </w:delText>
                </w:r>
              </w:del>
            </w:ins>
          </w:p>
          <w:p w14:paraId="3F7350B5" w14:textId="5F429C46" w:rsidR="007C0E59" w:rsidRPr="007C0E59" w:rsidRDefault="007C0E59">
            <w:pPr>
              <w:ind w:right="1689"/>
              <w:rPr>
                <w:ins w:id="1760" w:author="MKS CQS [2]" w:date="2025-04-22T14:27:00Z" w16du:dateUtc="2025-04-22T06:27:00Z"/>
                <w:rFonts w:ascii="Arial" w:hAnsi="Arial" w:cs="Arial"/>
                <w:sz w:val="16"/>
                <w:szCs w:val="16"/>
              </w:rPr>
              <w:pPrChange w:id="1761" w:author="MKS CQS" w:date="2025-04-22T15:42:00Z" w16du:dateUtc="2025-04-22T07:42:00Z">
                <w:pPr/>
              </w:pPrChange>
            </w:pPr>
          </w:p>
        </w:tc>
      </w:tr>
      <w:tr w:rsidR="004D576F" w:rsidRPr="00302AD4" w14:paraId="70CE3B3F" w14:textId="77777777" w:rsidTr="004E0061">
        <w:trPr>
          <w:trHeight w:val="742"/>
          <w:ins w:id="1762" w:author="MKS CQS" w:date="2025-04-22T16:02:00Z"/>
        </w:trPr>
        <w:tc>
          <w:tcPr>
            <w:tcW w:w="5000" w:type="pct"/>
            <w:gridSpan w:val="19"/>
            <w:tcBorders>
              <w:top w:val="single" w:sz="4" w:space="0" w:color="000000"/>
              <w:left w:val="single" w:sz="4" w:space="0" w:color="000000"/>
              <w:bottom w:val="single" w:sz="4" w:space="0" w:color="000000"/>
              <w:right w:val="single" w:sz="4" w:space="0" w:color="000000"/>
            </w:tcBorders>
          </w:tcPr>
          <w:p w14:paraId="0A51FD80" w14:textId="77777777" w:rsidR="004D576F" w:rsidRDefault="004D576F" w:rsidP="007C0E59">
            <w:pPr>
              <w:rPr>
                <w:ins w:id="1763" w:author="MKS CQS" w:date="2025-04-22T16:02:00Z" w16du:dateUtc="2025-04-22T08:02:00Z"/>
                <w:rFonts w:ascii="Arial" w:hAnsi="Arial" w:cs="Arial"/>
                <w:noProof/>
                <w:sz w:val="16"/>
                <w:szCs w:val="16"/>
                <w:lang w:eastAsia="en-MY"/>
              </w:rPr>
            </w:pPr>
          </w:p>
          <w:p w14:paraId="44BA5331" w14:textId="77777777" w:rsidR="004D576F" w:rsidRPr="00FA4923" w:rsidRDefault="004D576F" w:rsidP="004D576F">
            <w:pPr>
              <w:spacing w:line="240" w:lineRule="auto"/>
              <w:rPr>
                <w:ins w:id="1764" w:author="MKS CQS" w:date="2025-04-22T16:02:00Z" w16du:dateUtc="2025-04-22T08:02:00Z"/>
                <w:rFonts w:ascii="Arial" w:hAnsi="Arial" w:cs="Arial"/>
                <w:b/>
                <w:bCs/>
                <w:sz w:val="16"/>
                <w:szCs w:val="16"/>
              </w:rPr>
            </w:pPr>
            <w:ins w:id="1765" w:author="MKS CQS" w:date="2025-04-22T16:02:00Z" w16du:dateUtc="2025-04-22T08:02:00Z">
              <w:r>
                <w:rPr>
                  <w:rFonts w:ascii="Arial" w:hAnsi="Arial" w:cs="Arial"/>
                  <w:b/>
                  <w:bCs/>
                  <w:sz w:val="16"/>
                  <w:szCs w:val="16"/>
                </w:rPr>
                <w:t>Project Track Record</w:t>
              </w:r>
            </w:ins>
          </w:p>
          <w:p w14:paraId="3B1648E8" w14:textId="77777777" w:rsidR="004D576F" w:rsidRDefault="004D576F" w:rsidP="004D576F">
            <w:pPr>
              <w:spacing w:line="240" w:lineRule="auto"/>
              <w:ind w:left="4"/>
              <w:rPr>
                <w:ins w:id="1766" w:author="MKS CQS" w:date="2025-04-22T16:02:00Z" w16du:dateUtc="2025-04-22T08:02:00Z"/>
                <w:rFonts w:ascii="Arial" w:hAnsi="Arial" w:cs="Arial"/>
                <w:sz w:val="16"/>
                <w:szCs w:val="16"/>
              </w:rPr>
            </w:pPr>
            <w:ins w:id="1767" w:author="MKS CQS" w:date="2025-04-22T16:02:00Z" w16du:dateUtc="2025-04-22T08:02:00Z">
              <w:r w:rsidRPr="004D576F">
                <w:rPr>
                  <w:rFonts w:ascii="Arial" w:hAnsi="Arial" w:cs="Arial"/>
                  <w:sz w:val="16"/>
                  <w:szCs w:val="16"/>
                </w:rPr>
                <w:t xml:space="preserve">The Contractor is required </w:t>
              </w:r>
              <w:r w:rsidRPr="00FA4923">
                <w:rPr>
                  <w:rFonts w:ascii="Arial" w:hAnsi="Arial" w:cs="Arial"/>
                  <w:sz w:val="16"/>
                  <w:szCs w:val="16"/>
                </w:rPr>
                <w:t xml:space="preserve">to complete the form </w:t>
              </w:r>
              <w:r>
                <w:rPr>
                  <w:rFonts w:ascii="Arial" w:hAnsi="Arial" w:cs="Arial"/>
                  <w:sz w:val="16"/>
                  <w:szCs w:val="16"/>
                </w:rPr>
                <w:t xml:space="preserve">in </w:t>
              </w:r>
              <w:r w:rsidRPr="00FA4923">
                <w:rPr>
                  <w:rFonts w:ascii="Arial" w:hAnsi="Arial" w:cs="Arial"/>
                  <w:b/>
                  <w:bCs/>
                  <w:sz w:val="16"/>
                  <w:szCs w:val="16"/>
                </w:rPr>
                <w:t xml:space="preserve">Appendix </w:t>
              </w:r>
              <w:r>
                <w:rPr>
                  <w:rFonts w:ascii="Arial" w:hAnsi="Arial" w:cs="Arial"/>
                  <w:b/>
                  <w:bCs/>
                  <w:sz w:val="16"/>
                  <w:szCs w:val="16"/>
                </w:rPr>
                <w:t xml:space="preserve">C </w:t>
              </w:r>
              <w:r w:rsidRPr="00FA4923">
                <w:rPr>
                  <w:rFonts w:ascii="Arial" w:hAnsi="Arial" w:cs="Arial"/>
                  <w:sz w:val="16"/>
                  <w:szCs w:val="16"/>
                </w:rPr>
                <w:t>by</w:t>
              </w:r>
              <w:r w:rsidRPr="004D576F">
                <w:rPr>
                  <w:rFonts w:ascii="Arial" w:hAnsi="Arial" w:cs="Arial"/>
                  <w:sz w:val="16"/>
                  <w:szCs w:val="16"/>
                </w:rPr>
                <w:t xml:space="preserve"> provid</w:t>
              </w:r>
              <w:r>
                <w:rPr>
                  <w:rFonts w:ascii="Arial" w:hAnsi="Arial" w:cs="Arial"/>
                  <w:sz w:val="16"/>
                  <w:szCs w:val="16"/>
                </w:rPr>
                <w:t>ing</w:t>
              </w:r>
              <w:r w:rsidRPr="004D576F">
                <w:rPr>
                  <w:rFonts w:ascii="Arial" w:hAnsi="Arial" w:cs="Arial"/>
                  <w:sz w:val="16"/>
                  <w:szCs w:val="16"/>
                </w:rPr>
                <w:t xml:space="preserve"> details of relevant project experience within the last five (5) years related to fibre optic infrastructure systems, including but not limited to Outside Plant (OSP), Inside Plant (ISP), and Operation &amp; Maintenance (O&amp;M).</w:t>
              </w:r>
            </w:ins>
          </w:p>
          <w:p w14:paraId="6C5AC1EB" w14:textId="77777777" w:rsidR="004D576F" w:rsidRPr="00772C3C" w:rsidDel="004D576F" w:rsidRDefault="004D576F" w:rsidP="007C0E59">
            <w:pPr>
              <w:rPr>
                <w:ins w:id="1768" w:author="MKS CQS" w:date="2025-04-22T16:02:00Z" w16du:dateUtc="2025-04-22T08:02:00Z"/>
                <w:rFonts w:ascii="Arial" w:hAnsi="Arial" w:cs="Arial"/>
                <w:noProof/>
                <w:sz w:val="16"/>
                <w:szCs w:val="16"/>
                <w:lang w:eastAsia="en-MY"/>
              </w:rPr>
            </w:pPr>
          </w:p>
        </w:tc>
      </w:tr>
      <w:tr w:rsidR="00EA1A00" w:rsidRPr="00302AD4" w:rsidDel="003E4169" w14:paraId="640A8FE3" w14:textId="281AB683" w:rsidTr="002C017D">
        <w:tblPrEx>
          <w:tblPrExChange w:id="1769" w:author="MKS CQS [2]" w:date="2025-04-22T14:45:00Z" w16du:dateUtc="2025-04-22T06:45:00Z">
            <w:tblPrEx>
              <w:tblLayout w:type="fixed"/>
            </w:tblPrEx>
          </w:tblPrExChange>
        </w:tblPrEx>
        <w:trPr>
          <w:trHeight w:val="499"/>
          <w:del w:id="1770" w:author="MKS CQS" w:date="2025-04-22T15:42:00Z"/>
          <w:trPrChange w:id="1771" w:author="MKS CQS [2]" w:date="2025-04-22T14:45:00Z" w16du:dateUtc="2025-04-22T06:45:00Z">
            <w:trPr>
              <w:trHeight w:val="499"/>
            </w:trPr>
          </w:trPrChange>
        </w:trPr>
        <w:tc>
          <w:tcPr>
            <w:tcW w:w="555" w:type="pct"/>
            <w:gridSpan w:val="2"/>
            <w:tcBorders>
              <w:top w:val="single" w:sz="4" w:space="0" w:color="000000"/>
              <w:left w:val="single" w:sz="4" w:space="0" w:color="000000"/>
              <w:bottom w:val="single" w:sz="4" w:space="0" w:color="000000"/>
              <w:right w:val="single" w:sz="4" w:space="0" w:color="000000"/>
            </w:tcBorders>
            <w:shd w:val="clear" w:color="auto" w:fill="A5A5A5" w:themeFill="accent3"/>
            <w:tcPrChange w:id="1772" w:author="MKS CQS [2]" w:date="2025-04-22T14:45:00Z" w16du:dateUtc="2025-04-22T06:45:00Z">
              <w:tcPr>
                <w:tcW w:w="555" w:type="pct"/>
                <w:gridSpan w:val="3"/>
                <w:tcBorders>
                  <w:top w:val="single" w:sz="4" w:space="0" w:color="000000"/>
                  <w:left w:val="single" w:sz="4" w:space="0" w:color="000000"/>
                  <w:bottom w:val="single" w:sz="4" w:space="0" w:color="000000"/>
                  <w:right w:val="single" w:sz="4" w:space="0" w:color="000000"/>
                </w:tcBorders>
                <w:shd w:val="clear" w:color="auto" w:fill="D9E2F3" w:themeFill="accent1" w:themeFillTint="33"/>
              </w:tcPr>
            </w:tcPrChange>
          </w:tcPr>
          <w:p w14:paraId="43A45DB4" w14:textId="78C67402" w:rsidR="008A4F87" w:rsidRPr="00EA1A00" w:rsidDel="003E4169" w:rsidRDefault="008A4F87" w:rsidP="008A4F87">
            <w:pPr>
              <w:spacing w:line="240" w:lineRule="auto"/>
              <w:ind w:right="19"/>
              <w:jc w:val="center"/>
              <w:rPr>
                <w:del w:id="1773" w:author="MKS CQS" w:date="2025-04-22T15:42:00Z" w16du:dateUtc="2025-04-22T07:42:00Z"/>
                <w:rFonts w:ascii="Arial" w:hAnsi="Arial" w:cs="Arial"/>
                <w:b/>
                <w:bCs/>
                <w:sz w:val="16"/>
                <w:szCs w:val="16"/>
                <w:rPrChange w:id="1774" w:author="MKS CQS" w:date="2025-04-15T12:58:00Z" w16du:dateUtc="2025-04-15T04:58:00Z">
                  <w:rPr>
                    <w:del w:id="1775" w:author="MKS CQS" w:date="2025-04-22T15:42:00Z" w16du:dateUtc="2025-04-22T07:42:00Z"/>
                  </w:rPr>
                </w:rPrChange>
              </w:rPr>
            </w:pPr>
            <w:del w:id="1776" w:author="MKS CQS" w:date="2025-04-22T15:42:00Z" w16du:dateUtc="2025-04-22T07:42:00Z">
              <w:r w:rsidRPr="00EA1A00" w:rsidDel="003E4169">
                <w:rPr>
                  <w:rFonts w:ascii="Arial" w:hAnsi="Arial" w:cs="Arial"/>
                  <w:b/>
                  <w:bCs/>
                  <w:sz w:val="16"/>
                  <w:szCs w:val="16"/>
                  <w:rPrChange w:id="1777" w:author="MKS CQS" w:date="2025-04-15T12:58:00Z" w16du:dateUtc="2025-04-15T04:58:00Z">
                    <w:rPr>
                      <w:sz w:val="20"/>
                    </w:rPr>
                  </w:rPrChange>
                </w:rPr>
                <w:delText xml:space="preserve">Site Team </w:delText>
              </w:r>
            </w:del>
          </w:p>
        </w:tc>
        <w:tc>
          <w:tcPr>
            <w:tcW w:w="515" w:type="pct"/>
            <w:gridSpan w:val="3"/>
            <w:tcBorders>
              <w:top w:val="single" w:sz="4" w:space="0" w:color="000000"/>
              <w:left w:val="single" w:sz="4" w:space="0" w:color="000000"/>
              <w:bottom w:val="single" w:sz="4" w:space="0" w:color="000000"/>
              <w:right w:val="single" w:sz="4" w:space="0" w:color="000000"/>
            </w:tcBorders>
            <w:shd w:val="clear" w:color="auto" w:fill="A5A5A5" w:themeFill="accent3"/>
            <w:tcPrChange w:id="1778" w:author="MKS CQS [2]" w:date="2025-04-22T14:45:00Z" w16du:dateUtc="2025-04-22T06:45:00Z">
              <w:tcPr>
                <w:tcW w:w="515" w:type="pct"/>
                <w:gridSpan w:val="6"/>
                <w:tcBorders>
                  <w:top w:val="single" w:sz="4" w:space="0" w:color="000000"/>
                  <w:left w:val="single" w:sz="4" w:space="0" w:color="000000"/>
                  <w:bottom w:val="single" w:sz="4" w:space="0" w:color="000000"/>
                  <w:right w:val="single" w:sz="4" w:space="0" w:color="000000"/>
                </w:tcBorders>
                <w:shd w:val="clear" w:color="auto" w:fill="D9E2F3" w:themeFill="accent1" w:themeFillTint="33"/>
              </w:tcPr>
            </w:tcPrChange>
          </w:tcPr>
          <w:p w14:paraId="13AB9F14" w14:textId="4A357E0E" w:rsidR="008A4F87" w:rsidRPr="00EA1A00" w:rsidDel="003E4169" w:rsidRDefault="008A4F87" w:rsidP="008A4F87">
            <w:pPr>
              <w:spacing w:line="240" w:lineRule="auto"/>
              <w:jc w:val="center"/>
              <w:rPr>
                <w:del w:id="1779" w:author="MKS CQS" w:date="2025-04-22T15:42:00Z" w16du:dateUtc="2025-04-22T07:42:00Z"/>
                <w:rFonts w:ascii="Arial" w:hAnsi="Arial" w:cs="Arial"/>
                <w:b/>
                <w:bCs/>
                <w:sz w:val="16"/>
                <w:szCs w:val="16"/>
                <w:rPrChange w:id="1780" w:author="MKS CQS" w:date="2025-04-15T12:58:00Z" w16du:dateUtc="2025-04-15T04:58:00Z">
                  <w:rPr>
                    <w:del w:id="1781" w:author="MKS CQS" w:date="2025-04-22T15:42:00Z" w16du:dateUtc="2025-04-22T07:42:00Z"/>
                  </w:rPr>
                </w:rPrChange>
              </w:rPr>
            </w:pPr>
            <w:del w:id="1782" w:author="MKS CQS" w:date="2025-04-22T15:42:00Z" w16du:dateUtc="2025-04-22T07:42:00Z">
              <w:r w:rsidRPr="00EA1A00" w:rsidDel="003E4169">
                <w:rPr>
                  <w:rFonts w:ascii="Arial" w:hAnsi="Arial" w:cs="Arial"/>
                  <w:b/>
                  <w:bCs/>
                  <w:sz w:val="16"/>
                  <w:szCs w:val="16"/>
                  <w:rPrChange w:id="1783" w:author="MKS CQS" w:date="2025-04-15T12:58:00Z" w16du:dateUtc="2025-04-15T04:58:00Z">
                    <w:rPr>
                      <w:sz w:val="20"/>
                    </w:rPr>
                  </w:rPrChange>
                </w:rPr>
                <w:delText xml:space="preserve">No of Site Team Available </w:delText>
              </w:r>
            </w:del>
          </w:p>
        </w:tc>
        <w:tc>
          <w:tcPr>
            <w:tcW w:w="839" w:type="pct"/>
            <w:gridSpan w:val="3"/>
            <w:tcBorders>
              <w:top w:val="single" w:sz="4" w:space="0" w:color="000000"/>
              <w:left w:val="single" w:sz="4" w:space="0" w:color="000000"/>
              <w:bottom w:val="single" w:sz="4" w:space="0" w:color="000000"/>
              <w:right w:val="single" w:sz="4" w:space="0" w:color="000000"/>
            </w:tcBorders>
            <w:shd w:val="clear" w:color="auto" w:fill="A5A5A5" w:themeFill="accent3"/>
            <w:tcPrChange w:id="1784" w:author="MKS CQS [2]" w:date="2025-04-22T14:45:00Z" w16du:dateUtc="2025-04-22T06:45:00Z">
              <w:tcPr>
                <w:tcW w:w="839" w:type="pct"/>
                <w:gridSpan w:val="5"/>
                <w:tcBorders>
                  <w:top w:val="single" w:sz="4" w:space="0" w:color="000000"/>
                  <w:left w:val="single" w:sz="4" w:space="0" w:color="000000"/>
                  <w:bottom w:val="single" w:sz="4" w:space="0" w:color="000000"/>
                  <w:right w:val="single" w:sz="4" w:space="0" w:color="000000"/>
                </w:tcBorders>
                <w:shd w:val="clear" w:color="auto" w:fill="D9E2F3" w:themeFill="accent1" w:themeFillTint="33"/>
              </w:tcPr>
            </w:tcPrChange>
          </w:tcPr>
          <w:p w14:paraId="3A029031" w14:textId="6B8A6E07" w:rsidR="008A4F87" w:rsidRPr="00EA1A00" w:rsidDel="003E4169" w:rsidRDefault="008A4F87" w:rsidP="008A4F87">
            <w:pPr>
              <w:spacing w:line="240" w:lineRule="auto"/>
              <w:jc w:val="center"/>
              <w:rPr>
                <w:del w:id="1785" w:author="MKS CQS" w:date="2025-04-22T15:42:00Z" w16du:dateUtc="2025-04-22T07:42:00Z"/>
                <w:rFonts w:ascii="Arial" w:hAnsi="Arial" w:cs="Arial"/>
                <w:b/>
                <w:bCs/>
                <w:sz w:val="16"/>
                <w:szCs w:val="16"/>
                <w:rPrChange w:id="1786" w:author="MKS CQS" w:date="2025-04-15T12:58:00Z" w16du:dateUtc="2025-04-15T04:58:00Z">
                  <w:rPr>
                    <w:del w:id="1787" w:author="MKS CQS" w:date="2025-04-22T15:42:00Z" w16du:dateUtc="2025-04-22T07:42:00Z"/>
                  </w:rPr>
                </w:rPrChange>
              </w:rPr>
            </w:pPr>
            <w:del w:id="1788" w:author="MKS CQS" w:date="2025-04-22T15:42:00Z" w16du:dateUtc="2025-04-22T07:42:00Z">
              <w:r w:rsidRPr="00EA1A00" w:rsidDel="003E4169">
                <w:rPr>
                  <w:rFonts w:ascii="Arial" w:hAnsi="Arial" w:cs="Arial"/>
                  <w:b/>
                  <w:bCs/>
                  <w:sz w:val="16"/>
                  <w:szCs w:val="16"/>
                  <w:rPrChange w:id="1789" w:author="MKS CQS" w:date="2025-04-15T12:58:00Z" w16du:dateUtc="2025-04-15T04:58:00Z">
                    <w:rPr>
                      <w:sz w:val="20"/>
                    </w:rPr>
                  </w:rPrChange>
                </w:rPr>
                <w:delText xml:space="preserve">No of Worker/Team </w:delText>
              </w:r>
            </w:del>
          </w:p>
        </w:tc>
        <w:tc>
          <w:tcPr>
            <w:tcW w:w="2089" w:type="pct"/>
            <w:gridSpan w:val="8"/>
            <w:tcBorders>
              <w:top w:val="single" w:sz="4" w:space="0" w:color="000000"/>
              <w:left w:val="single" w:sz="4" w:space="0" w:color="000000"/>
              <w:bottom w:val="single" w:sz="4" w:space="0" w:color="000000"/>
              <w:right w:val="single" w:sz="4" w:space="0" w:color="000000"/>
            </w:tcBorders>
            <w:shd w:val="clear" w:color="auto" w:fill="A5A5A5" w:themeFill="accent3"/>
            <w:tcPrChange w:id="1790" w:author="MKS CQS [2]" w:date="2025-04-22T14:45:00Z" w16du:dateUtc="2025-04-22T06:45:00Z">
              <w:tcPr>
                <w:tcW w:w="2089" w:type="pct"/>
                <w:gridSpan w:val="14"/>
                <w:tcBorders>
                  <w:top w:val="single" w:sz="4" w:space="0" w:color="000000"/>
                  <w:left w:val="single" w:sz="4" w:space="0" w:color="000000"/>
                  <w:bottom w:val="single" w:sz="4" w:space="0" w:color="000000"/>
                  <w:right w:val="single" w:sz="4" w:space="0" w:color="000000"/>
                </w:tcBorders>
                <w:shd w:val="clear" w:color="auto" w:fill="D9E2F3" w:themeFill="accent1" w:themeFillTint="33"/>
              </w:tcPr>
            </w:tcPrChange>
          </w:tcPr>
          <w:p w14:paraId="0F627E0C" w14:textId="355D6B70" w:rsidR="008A4F87" w:rsidRPr="00EA1A00" w:rsidDel="003E4169" w:rsidRDefault="008A4F87" w:rsidP="008A4F87">
            <w:pPr>
              <w:spacing w:line="240" w:lineRule="auto"/>
              <w:ind w:left="4"/>
              <w:rPr>
                <w:del w:id="1791" w:author="MKS CQS" w:date="2025-04-22T15:42:00Z" w16du:dateUtc="2025-04-22T07:42:00Z"/>
                <w:rFonts w:ascii="Arial" w:hAnsi="Arial" w:cs="Arial"/>
                <w:b/>
                <w:bCs/>
                <w:sz w:val="16"/>
                <w:szCs w:val="16"/>
                <w:rPrChange w:id="1792" w:author="MKS CQS" w:date="2025-04-15T12:58:00Z" w16du:dateUtc="2025-04-15T04:58:00Z">
                  <w:rPr>
                    <w:del w:id="1793" w:author="MKS CQS" w:date="2025-04-22T15:42:00Z" w16du:dateUtc="2025-04-22T07:42:00Z"/>
                  </w:rPr>
                </w:rPrChange>
              </w:rPr>
            </w:pPr>
            <w:del w:id="1794" w:author="MKS CQS" w:date="2025-04-22T15:42:00Z" w16du:dateUtc="2025-04-22T07:42:00Z">
              <w:r w:rsidRPr="00EA1A00" w:rsidDel="003E4169">
                <w:rPr>
                  <w:rFonts w:ascii="Arial" w:hAnsi="Arial" w:cs="Arial"/>
                  <w:b/>
                  <w:bCs/>
                  <w:sz w:val="16"/>
                  <w:szCs w:val="16"/>
                  <w:rPrChange w:id="1795" w:author="MKS CQS" w:date="2025-04-15T12:58:00Z" w16du:dateUtc="2025-04-15T04:58:00Z">
                    <w:rPr>
                      <w:sz w:val="20"/>
                    </w:rPr>
                  </w:rPrChange>
                </w:rPr>
                <w:delText xml:space="preserve">Equipment </w:delText>
              </w:r>
            </w:del>
          </w:p>
        </w:tc>
        <w:tc>
          <w:tcPr>
            <w:tcW w:w="1002" w:type="pct"/>
            <w:gridSpan w:val="3"/>
            <w:tcBorders>
              <w:top w:val="single" w:sz="4" w:space="0" w:color="000000"/>
              <w:left w:val="single" w:sz="4" w:space="0" w:color="000000"/>
              <w:bottom w:val="single" w:sz="4" w:space="0" w:color="000000"/>
              <w:right w:val="single" w:sz="4" w:space="0" w:color="000000"/>
            </w:tcBorders>
            <w:shd w:val="clear" w:color="auto" w:fill="A5A5A5" w:themeFill="accent3"/>
            <w:tcPrChange w:id="1796" w:author="MKS CQS [2]" w:date="2025-04-22T14:45:00Z" w16du:dateUtc="2025-04-22T06:45:00Z">
              <w:tcPr>
                <w:tcW w:w="1002" w:type="pct"/>
                <w:gridSpan w:val="8"/>
                <w:tcBorders>
                  <w:top w:val="single" w:sz="4" w:space="0" w:color="000000"/>
                  <w:left w:val="single" w:sz="4" w:space="0" w:color="000000"/>
                  <w:bottom w:val="single" w:sz="4" w:space="0" w:color="000000"/>
                  <w:right w:val="single" w:sz="4" w:space="0" w:color="000000"/>
                </w:tcBorders>
                <w:shd w:val="clear" w:color="auto" w:fill="D9E2F3" w:themeFill="accent1" w:themeFillTint="33"/>
              </w:tcPr>
            </w:tcPrChange>
          </w:tcPr>
          <w:p w14:paraId="508A4875" w14:textId="0E1DCBA8" w:rsidR="008A4F87" w:rsidRPr="00EA1A00" w:rsidDel="003E4169" w:rsidRDefault="008A4F87" w:rsidP="008A4F87">
            <w:pPr>
              <w:spacing w:line="240" w:lineRule="auto"/>
              <w:ind w:left="4"/>
              <w:rPr>
                <w:del w:id="1797" w:author="MKS CQS" w:date="2025-04-22T15:42:00Z" w16du:dateUtc="2025-04-22T07:42:00Z"/>
                <w:rFonts w:ascii="Arial" w:hAnsi="Arial" w:cs="Arial"/>
                <w:b/>
                <w:bCs/>
                <w:sz w:val="16"/>
                <w:szCs w:val="16"/>
                <w:rPrChange w:id="1798" w:author="MKS CQS" w:date="2025-04-15T12:58:00Z" w16du:dateUtc="2025-04-15T04:58:00Z">
                  <w:rPr>
                    <w:del w:id="1799" w:author="MKS CQS" w:date="2025-04-22T15:42:00Z" w16du:dateUtc="2025-04-22T07:42:00Z"/>
                  </w:rPr>
                </w:rPrChange>
              </w:rPr>
            </w:pPr>
            <w:del w:id="1800" w:author="MKS CQS" w:date="2025-04-22T15:42:00Z" w16du:dateUtc="2025-04-22T07:42:00Z">
              <w:r w:rsidRPr="00EA1A00" w:rsidDel="003E4169">
                <w:rPr>
                  <w:rFonts w:ascii="Arial" w:hAnsi="Arial" w:cs="Arial"/>
                  <w:b/>
                  <w:bCs/>
                  <w:sz w:val="16"/>
                  <w:szCs w:val="16"/>
                  <w:rPrChange w:id="1801" w:author="MKS CQS" w:date="2025-04-15T12:58:00Z" w16du:dateUtc="2025-04-15T04:58:00Z">
                    <w:rPr>
                      <w:sz w:val="20"/>
                    </w:rPr>
                  </w:rPrChange>
                </w:rPr>
                <w:delText xml:space="preserve">No of Equipment Available </w:delText>
              </w:r>
            </w:del>
          </w:p>
        </w:tc>
      </w:tr>
      <w:tr w:rsidR="004E0061" w:rsidRPr="00302AD4" w:rsidDel="003E4169" w14:paraId="71866A0C" w14:textId="23752BDA" w:rsidTr="002C017D">
        <w:tblPrEx>
          <w:tblPrExChange w:id="1802" w:author="MKS CQS [2]" w:date="2025-04-22T14:45:00Z" w16du:dateUtc="2025-04-22T06:45:00Z">
            <w:tblPrEx>
              <w:tblLayout w:type="fixed"/>
            </w:tblPrEx>
          </w:tblPrExChange>
        </w:tblPrEx>
        <w:trPr>
          <w:trHeight w:val="252"/>
          <w:del w:id="1803" w:author="MKS CQS" w:date="2025-04-22T15:42:00Z"/>
          <w:trPrChange w:id="1804" w:author="MKS CQS [2]" w:date="2025-04-22T14:45:00Z" w16du:dateUtc="2025-04-22T06:45:00Z">
            <w:trPr>
              <w:trHeight w:val="252"/>
            </w:trPr>
          </w:trPrChange>
        </w:trPr>
        <w:tc>
          <w:tcPr>
            <w:tcW w:w="555" w:type="pct"/>
            <w:gridSpan w:val="2"/>
            <w:tcBorders>
              <w:top w:val="single" w:sz="4" w:space="0" w:color="000000"/>
              <w:left w:val="single" w:sz="4" w:space="0" w:color="000000"/>
              <w:bottom w:val="single" w:sz="4" w:space="0" w:color="000000"/>
              <w:right w:val="single" w:sz="4" w:space="0" w:color="000000"/>
            </w:tcBorders>
            <w:shd w:val="clear" w:color="auto" w:fill="A5A5A5" w:themeFill="accent3"/>
            <w:tcPrChange w:id="1805" w:author="MKS CQS [2]" w:date="2025-04-22T14:45:00Z" w16du:dateUtc="2025-04-22T06:45:00Z">
              <w:tcPr>
                <w:tcW w:w="459" w:type="pct"/>
                <w:gridSpan w:val="2"/>
                <w:tcBorders>
                  <w:top w:val="single" w:sz="4" w:space="0" w:color="000000"/>
                  <w:left w:val="single" w:sz="4" w:space="0" w:color="000000"/>
                  <w:bottom w:val="single" w:sz="4" w:space="0" w:color="000000"/>
                  <w:right w:val="single" w:sz="4" w:space="0" w:color="000000"/>
                </w:tcBorders>
              </w:tcPr>
            </w:tcPrChange>
          </w:tcPr>
          <w:p w14:paraId="043EDA13" w14:textId="44EDC061" w:rsidR="008A4F87" w:rsidRPr="00302AD4" w:rsidDel="003E4169" w:rsidRDefault="008A4F87" w:rsidP="008A4F87">
            <w:pPr>
              <w:spacing w:line="240" w:lineRule="auto"/>
              <w:ind w:left="5"/>
              <w:rPr>
                <w:del w:id="1806" w:author="MKS CQS" w:date="2025-04-22T15:42:00Z" w16du:dateUtc="2025-04-22T07:42:00Z"/>
                <w:rFonts w:ascii="Arial" w:hAnsi="Arial" w:cs="Arial"/>
                <w:sz w:val="16"/>
                <w:szCs w:val="16"/>
                <w:rPrChange w:id="1807" w:author="MSAR LEGAL" w:date="2025-04-14T10:18:00Z" w16du:dateUtc="2025-04-14T02:18:00Z">
                  <w:rPr>
                    <w:del w:id="1808" w:author="MKS CQS" w:date="2025-04-22T15:42:00Z" w16du:dateUtc="2025-04-22T07:42:00Z"/>
                  </w:rPr>
                </w:rPrChange>
              </w:rPr>
            </w:pPr>
            <w:del w:id="1809" w:author="MKS CQS" w:date="2025-04-22T15:42:00Z" w16du:dateUtc="2025-04-22T07:42:00Z">
              <w:r w:rsidRPr="00302AD4" w:rsidDel="003E4169">
                <w:rPr>
                  <w:rFonts w:ascii="Arial" w:hAnsi="Arial" w:cs="Arial"/>
                  <w:sz w:val="16"/>
                  <w:szCs w:val="16"/>
                  <w:rPrChange w:id="1810" w:author="MSAR LEGAL" w:date="2025-04-14T10:18:00Z" w16du:dateUtc="2025-04-14T02:18:00Z">
                    <w:rPr>
                      <w:sz w:val="20"/>
                    </w:rPr>
                  </w:rPrChange>
                </w:rPr>
                <w:delText xml:space="preserve">Civil Work Teams </w:delText>
              </w:r>
            </w:del>
          </w:p>
        </w:tc>
        <w:tc>
          <w:tcPr>
            <w:tcW w:w="515" w:type="pct"/>
            <w:gridSpan w:val="3"/>
            <w:tcBorders>
              <w:top w:val="single" w:sz="4" w:space="0" w:color="000000"/>
              <w:left w:val="single" w:sz="4" w:space="0" w:color="000000"/>
              <w:bottom w:val="single" w:sz="4" w:space="0" w:color="000000"/>
              <w:right w:val="single" w:sz="4" w:space="0" w:color="000000"/>
            </w:tcBorders>
            <w:shd w:val="clear" w:color="auto" w:fill="A5A5A5" w:themeFill="accent3"/>
            <w:tcPrChange w:id="1811" w:author="MKS CQS [2]" w:date="2025-04-22T14:45:00Z" w16du:dateUtc="2025-04-22T06:45:00Z">
              <w:tcPr>
                <w:tcW w:w="464" w:type="pct"/>
                <w:gridSpan w:val="6"/>
                <w:tcBorders>
                  <w:top w:val="single" w:sz="4" w:space="0" w:color="000000"/>
                  <w:left w:val="single" w:sz="4" w:space="0" w:color="000000"/>
                  <w:bottom w:val="single" w:sz="4" w:space="0" w:color="000000"/>
                  <w:right w:val="single" w:sz="4" w:space="0" w:color="000000"/>
                </w:tcBorders>
              </w:tcPr>
            </w:tcPrChange>
          </w:tcPr>
          <w:p w14:paraId="7A40BFE0" w14:textId="68601C1C" w:rsidR="008A4F87" w:rsidRPr="00302AD4" w:rsidDel="003E4169" w:rsidRDefault="008A4F87" w:rsidP="008A4F87">
            <w:pPr>
              <w:spacing w:line="240" w:lineRule="auto"/>
              <w:rPr>
                <w:del w:id="1812" w:author="MKS CQS" w:date="2025-04-22T15:42:00Z" w16du:dateUtc="2025-04-22T07:42:00Z"/>
                <w:rFonts w:ascii="Arial" w:hAnsi="Arial" w:cs="Arial"/>
                <w:sz w:val="16"/>
                <w:szCs w:val="16"/>
                <w:rPrChange w:id="1813" w:author="MSAR LEGAL" w:date="2025-04-14T10:18:00Z" w16du:dateUtc="2025-04-14T02:18:00Z">
                  <w:rPr>
                    <w:del w:id="1814" w:author="MKS CQS" w:date="2025-04-22T15:42:00Z" w16du:dateUtc="2025-04-22T07:42:00Z"/>
                  </w:rPr>
                </w:rPrChange>
              </w:rPr>
            </w:pPr>
            <w:del w:id="1815" w:author="MKS CQS" w:date="2025-04-22T15:42:00Z" w16du:dateUtc="2025-04-22T07:42:00Z">
              <w:r w:rsidRPr="00302AD4" w:rsidDel="003E4169">
                <w:rPr>
                  <w:rFonts w:ascii="Arial" w:hAnsi="Arial" w:cs="Arial"/>
                  <w:sz w:val="16"/>
                  <w:szCs w:val="16"/>
                  <w:rPrChange w:id="1816" w:author="MSAR LEGAL" w:date="2025-04-14T10:18:00Z" w16du:dateUtc="2025-04-14T02:18:00Z">
                    <w:rPr>
                      <w:sz w:val="20"/>
                    </w:rPr>
                  </w:rPrChange>
                </w:rPr>
                <w:delText xml:space="preserve"> </w:delText>
              </w:r>
            </w:del>
          </w:p>
        </w:tc>
        <w:tc>
          <w:tcPr>
            <w:tcW w:w="839" w:type="pct"/>
            <w:gridSpan w:val="3"/>
            <w:tcBorders>
              <w:top w:val="single" w:sz="4" w:space="0" w:color="000000"/>
              <w:left w:val="single" w:sz="4" w:space="0" w:color="000000"/>
              <w:bottom w:val="single" w:sz="4" w:space="0" w:color="000000"/>
              <w:right w:val="single" w:sz="4" w:space="0" w:color="000000"/>
            </w:tcBorders>
            <w:shd w:val="clear" w:color="auto" w:fill="A5A5A5" w:themeFill="accent3"/>
            <w:tcPrChange w:id="1817" w:author="MKS CQS [2]" w:date="2025-04-22T14:45:00Z" w16du:dateUtc="2025-04-22T06:45:00Z">
              <w:tcPr>
                <w:tcW w:w="989" w:type="pct"/>
                <w:gridSpan w:val="8"/>
                <w:tcBorders>
                  <w:top w:val="single" w:sz="4" w:space="0" w:color="000000"/>
                  <w:left w:val="single" w:sz="4" w:space="0" w:color="000000"/>
                  <w:bottom w:val="single" w:sz="4" w:space="0" w:color="000000"/>
                  <w:right w:val="single" w:sz="4" w:space="0" w:color="000000"/>
                </w:tcBorders>
              </w:tcPr>
            </w:tcPrChange>
          </w:tcPr>
          <w:p w14:paraId="210DDE53" w14:textId="48786B1A" w:rsidR="008A4F87" w:rsidRPr="00302AD4" w:rsidDel="003E4169" w:rsidRDefault="008A4F87" w:rsidP="008A4F87">
            <w:pPr>
              <w:spacing w:line="240" w:lineRule="auto"/>
              <w:ind w:left="4"/>
              <w:rPr>
                <w:del w:id="1818" w:author="MKS CQS" w:date="2025-04-22T15:42:00Z" w16du:dateUtc="2025-04-22T07:42:00Z"/>
                <w:rFonts w:ascii="Arial" w:hAnsi="Arial" w:cs="Arial"/>
                <w:sz w:val="16"/>
                <w:szCs w:val="16"/>
                <w:rPrChange w:id="1819" w:author="MSAR LEGAL" w:date="2025-04-14T10:18:00Z" w16du:dateUtc="2025-04-14T02:18:00Z">
                  <w:rPr>
                    <w:del w:id="1820" w:author="MKS CQS" w:date="2025-04-22T15:42:00Z" w16du:dateUtc="2025-04-22T07:42:00Z"/>
                  </w:rPr>
                </w:rPrChange>
              </w:rPr>
            </w:pPr>
            <w:del w:id="1821" w:author="MKS CQS" w:date="2025-04-22T15:42:00Z" w16du:dateUtc="2025-04-22T07:42:00Z">
              <w:r w:rsidRPr="00302AD4" w:rsidDel="003E4169">
                <w:rPr>
                  <w:rFonts w:ascii="Arial" w:hAnsi="Arial" w:cs="Arial"/>
                  <w:sz w:val="16"/>
                  <w:szCs w:val="16"/>
                  <w:rPrChange w:id="1822" w:author="MSAR LEGAL" w:date="2025-04-14T10:18:00Z" w16du:dateUtc="2025-04-14T02:18:00Z">
                    <w:rPr>
                      <w:sz w:val="20"/>
                    </w:rPr>
                  </w:rPrChange>
                </w:rPr>
                <w:delText xml:space="preserve"> </w:delText>
              </w:r>
            </w:del>
          </w:p>
        </w:tc>
        <w:tc>
          <w:tcPr>
            <w:tcW w:w="2089" w:type="pct"/>
            <w:gridSpan w:val="8"/>
            <w:tcBorders>
              <w:top w:val="single" w:sz="4" w:space="0" w:color="000000"/>
              <w:left w:val="single" w:sz="4" w:space="0" w:color="000000"/>
              <w:bottom w:val="single" w:sz="4" w:space="0" w:color="000000"/>
              <w:right w:val="single" w:sz="4" w:space="0" w:color="000000"/>
            </w:tcBorders>
            <w:shd w:val="clear" w:color="auto" w:fill="A5A5A5" w:themeFill="accent3"/>
            <w:tcPrChange w:id="1823" w:author="MKS CQS [2]" w:date="2025-04-22T14:45:00Z" w16du:dateUtc="2025-04-22T06:45:00Z">
              <w:tcPr>
                <w:tcW w:w="2087" w:type="pct"/>
                <w:gridSpan w:val="13"/>
                <w:tcBorders>
                  <w:top w:val="single" w:sz="4" w:space="0" w:color="000000"/>
                  <w:left w:val="single" w:sz="4" w:space="0" w:color="000000"/>
                  <w:bottom w:val="single" w:sz="4" w:space="0" w:color="000000"/>
                  <w:right w:val="single" w:sz="4" w:space="0" w:color="000000"/>
                </w:tcBorders>
              </w:tcPr>
            </w:tcPrChange>
          </w:tcPr>
          <w:p w14:paraId="2C16EA00" w14:textId="0D90F986" w:rsidR="008A4F87" w:rsidRPr="00302AD4" w:rsidDel="003E4169" w:rsidRDefault="008A4F87" w:rsidP="008A4F87">
            <w:pPr>
              <w:spacing w:line="240" w:lineRule="auto"/>
              <w:ind w:left="4"/>
              <w:rPr>
                <w:del w:id="1824" w:author="MKS CQS" w:date="2025-04-22T15:42:00Z" w16du:dateUtc="2025-04-22T07:42:00Z"/>
                <w:rFonts w:ascii="Arial" w:hAnsi="Arial" w:cs="Arial"/>
                <w:sz w:val="16"/>
                <w:szCs w:val="16"/>
                <w:rPrChange w:id="1825" w:author="MSAR LEGAL" w:date="2025-04-14T10:18:00Z" w16du:dateUtc="2025-04-14T02:18:00Z">
                  <w:rPr>
                    <w:del w:id="1826" w:author="MKS CQS" w:date="2025-04-22T15:42:00Z" w16du:dateUtc="2025-04-22T07:42:00Z"/>
                  </w:rPr>
                </w:rPrChange>
              </w:rPr>
            </w:pPr>
            <w:del w:id="1827" w:author="MKS CQS" w:date="2025-04-22T15:42:00Z" w16du:dateUtc="2025-04-22T07:42:00Z">
              <w:r w:rsidRPr="00302AD4" w:rsidDel="003E4169">
                <w:rPr>
                  <w:rFonts w:ascii="Arial" w:hAnsi="Arial" w:cs="Arial"/>
                  <w:sz w:val="16"/>
                  <w:szCs w:val="16"/>
                  <w:rPrChange w:id="1828" w:author="MSAR LEGAL" w:date="2025-04-14T10:18:00Z" w16du:dateUtc="2025-04-14T02:18:00Z">
                    <w:rPr>
                      <w:sz w:val="20"/>
                    </w:rPr>
                  </w:rPrChange>
                </w:rPr>
                <w:delText xml:space="preserve">Bobcat/JCB </w:delText>
              </w:r>
            </w:del>
          </w:p>
        </w:tc>
        <w:tc>
          <w:tcPr>
            <w:tcW w:w="1002" w:type="pct"/>
            <w:gridSpan w:val="3"/>
            <w:tcBorders>
              <w:top w:val="single" w:sz="4" w:space="0" w:color="000000"/>
              <w:left w:val="single" w:sz="4" w:space="0" w:color="000000"/>
              <w:bottom w:val="single" w:sz="4" w:space="0" w:color="000000"/>
              <w:right w:val="single" w:sz="4" w:space="0" w:color="000000"/>
            </w:tcBorders>
            <w:shd w:val="clear" w:color="auto" w:fill="A5A5A5" w:themeFill="accent3"/>
            <w:tcPrChange w:id="1829" w:author="MKS CQS [2]" w:date="2025-04-22T14:45:00Z" w16du:dateUtc="2025-04-22T06:45:00Z">
              <w:tcPr>
                <w:tcW w:w="1000" w:type="pct"/>
                <w:gridSpan w:val="7"/>
                <w:tcBorders>
                  <w:top w:val="single" w:sz="4" w:space="0" w:color="000000"/>
                  <w:left w:val="single" w:sz="4" w:space="0" w:color="000000"/>
                  <w:bottom w:val="single" w:sz="4" w:space="0" w:color="000000"/>
                  <w:right w:val="single" w:sz="4" w:space="0" w:color="000000"/>
                </w:tcBorders>
              </w:tcPr>
            </w:tcPrChange>
          </w:tcPr>
          <w:p w14:paraId="061BBF4C" w14:textId="4B875FDB" w:rsidR="008A4F87" w:rsidRPr="00302AD4" w:rsidDel="003E4169" w:rsidRDefault="008A4F87" w:rsidP="008A4F87">
            <w:pPr>
              <w:spacing w:line="240" w:lineRule="auto"/>
              <w:ind w:left="4"/>
              <w:rPr>
                <w:del w:id="1830" w:author="MKS CQS" w:date="2025-04-22T15:42:00Z" w16du:dateUtc="2025-04-22T07:42:00Z"/>
                <w:rFonts w:ascii="Arial" w:hAnsi="Arial" w:cs="Arial"/>
                <w:sz w:val="16"/>
                <w:szCs w:val="16"/>
                <w:rPrChange w:id="1831" w:author="MSAR LEGAL" w:date="2025-04-14T10:18:00Z" w16du:dateUtc="2025-04-14T02:18:00Z">
                  <w:rPr>
                    <w:del w:id="1832" w:author="MKS CQS" w:date="2025-04-22T15:42:00Z" w16du:dateUtc="2025-04-22T07:42:00Z"/>
                  </w:rPr>
                </w:rPrChange>
              </w:rPr>
            </w:pPr>
            <w:del w:id="1833" w:author="MKS CQS" w:date="2025-04-22T15:42:00Z" w16du:dateUtc="2025-04-22T07:42:00Z">
              <w:r w:rsidRPr="00302AD4" w:rsidDel="003E4169">
                <w:rPr>
                  <w:rFonts w:ascii="Arial" w:hAnsi="Arial" w:cs="Arial"/>
                  <w:sz w:val="16"/>
                  <w:szCs w:val="16"/>
                  <w:rPrChange w:id="1834" w:author="MSAR LEGAL" w:date="2025-04-14T10:18:00Z" w16du:dateUtc="2025-04-14T02:18:00Z">
                    <w:rPr>
                      <w:sz w:val="20"/>
                    </w:rPr>
                  </w:rPrChange>
                </w:rPr>
                <w:delText xml:space="preserve"> </w:delText>
              </w:r>
            </w:del>
          </w:p>
        </w:tc>
      </w:tr>
      <w:tr w:rsidR="004E0061" w:rsidRPr="00302AD4" w:rsidDel="003E4169" w14:paraId="173C3358" w14:textId="7EBAD731" w:rsidTr="002C017D">
        <w:tblPrEx>
          <w:tblPrExChange w:id="1835" w:author="MKS CQS [2]" w:date="2025-04-22T14:45:00Z" w16du:dateUtc="2025-04-22T06:45:00Z">
            <w:tblPrEx>
              <w:tblLayout w:type="fixed"/>
            </w:tblPrEx>
          </w:tblPrExChange>
        </w:tblPrEx>
        <w:trPr>
          <w:trHeight w:val="255"/>
          <w:del w:id="1836" w:author="MKS CQS" w:date="2025-04-22T15:42:00Z"/>
          <w:trPrChange w:id="1837" w:author="MKS CQS [2]" w:date="2025-04-22T14:45:00Z" w16du:dateUtc="2025-04-22T06:45:00Z">
            <w:trPr>
              <w:trHeight w:val="255"/>
            </w:trPr>
          </w:trPrChange>
        </w:trPr>
        <w:tc>
          <w:tcPr>
            <w:tcW w:w="555" w:type="pct"/>
            <w:gridSpan w:val="2"/>
            <w:tcBorders>
              <w:top w:val="single" w:sz="4" w:space="0" w:color="000000"/>
              <w:left w:val="single" w:sz="4" w:space="0" w:color="000000"/>
              <w:bottom w:val="single" w:sz="4" w:space="0" w:color="000000"/>
              <w:right w:val="single" w:sz="4" w:space="0" w:color="000000"/>
            </w:tcBorders>
            <w:shd w:val="clear" w:color="auto" w:fill="A5A5A5" w:themeFill="accent3"/>
            <w:tcPrChange w:id="1838" w:author="MKS CQS [2]" w:date="2025-04-22T14:45:00Z" w16du:dateUtc="2025-04-22T06:45:00Z">
              <w:tcPr>
                <w:tcW w:w="459" w:type="pct"/>
                <w:gridSpan w:val="2"/>
                <w:tcBorders>
                  <w:top w:val="single" w:sz="4" w:space="0" w:color="000000"/>
                  <w:left w:val="single" w:sz="4" w:space="0" w:color="000000"/>
                  <w:bottom w:val="single" w:sz="4" w:space="0" w:color="000000"/>
                  <w:right w:val="single" w:sz="4" w:space="0" w:color="000000"/>
                </w:tcBorders>
              </w:tcPr>
            </w:tcPrChange>
          </w:tcPr>
          <w:p w14:paraId="4C9F4B57" w14:textId="26D738AE" w:rsidR="008A4F87" w:rsidRPr="00302AD4" w:rsidDel="003E4169" w:rsidRDefault="008A4F87" w:rsidP="008A4F87">
            <w:pPr>
              <w:spacing w:line="240" w:lineRule="auto"/>
              <w:ind w:left="5"/>
              <w:rPr>
                <w:del w:id="1839" w:author="MKS CQS" w:date="2025-04-22T15:42:00Z" w16du:dateUtc="2025-04-22T07:42:00Z"/>
                <w:rFonts w:ascii="Arial" w:hAnsi="Arial" w:cs="Arial"/>
                <w:sz w:val="16"/>
                <w:szCs w:val="16"/>
                <w:rPrChange w:id="1840" w:author="MSAR LEGAL" w:date="2025-04-14T10:18:00Z" w16du:dateUtc="2025-04-14T02:18:00Z">
                  <w:rPr>
                    <w:del w:id="1841" w:author="MKS CQS" w:date="2025-04-22T15:42:00Z" w16du:dateUtc="2025-04-22T07:42:00Z"/>
                  </w:rPr>
                </w:rPrChange>
              </w:rPr>
            </w:pPr>
            <w:del w:id="1842" w:author="MKS CQS" w:date="2025-04-22T15:42:00Z" w16du:dateUtc="2025-04-22T07:42:00Z">
              <w:r w:rsidRPr="00302AD4" w:rsidDel="003E4169">
                <w:rPr>
                  <w:rFonts w:ascii="Arial" w:hAnsi="Arial" w:cs="Arial"/>
                  <w:sz w:val="16"/>
                  <w:szCs w:val="16"/>
                  <w:rPrChange w:id="1843" w:author="MSAR LEGAL" w:date="2025-04-14T10:18:00Z" w16du:dateUtc="2025-04-14T02:18:00Z">
                    <w:rPr>
                      <w:sz w:val="20"/>
                    </w:rPr>
                  </w:rPrChange>
                </w:rPr>
                <w:delText xml:space="preserve">HDD Teams </w:delText>
              </w:r>
            </w:del>
          </w:p>
        </w:tc>
        <w:tc>
          <w:tcPr>
            <w:tcW w:w="515" w:type="pct"/>
            <w:gridSpan w:val="3"/>
            <w:tcBorders>
              <w:top w:val="single" w:sz="4" w:space="0" w:color="000000"/>
              <w:left w:val="single" w:sz="4" w:space="0" w:color="000000"/>
              <w:bottom w:val="single" w:sz="4" w:space="0" w:color="000000"/>
              <w:right w:val="single" w:sz="4" w:space="0" w:color="000000"/>
            </w:tcBorders>
            <w:shd w:val="clear" w:color="auto" w:fill="A5A5A5" w:themeFill="accent3"/>
            <w:tcPrChange w:id="1844" w:author="MKS CQS [2]" w:date="2025-04-22T14:45:00Z" w16du:dateUtc="2025-04-22T06:45:00Z">
              <w:tcPr>
                <w:tcW w:w="464" w:type="pct"/>
                <w:gridSpan w:val="6"/>
                <w:tcBorders>
                  <w:top w:val="single" w:sz="4" w:space="0" w:color="000000"/>
                  <w:left w:val="single" w:sz="4" w:space="0" w:color="000000"/>
                  <w:bottom w:val="single" w:sz="4" w:space="0" w:color="000000"/>
                  <w:right w:val="single" w:sz="4" w:space="0" w:color="000000"/>
                </w:tcBorders>
              </w:tcPr>
            </w:tcPrChange>
          </w:tcPr>
          <w:p w14:paraId="161A218C" w14:textId="670D9F6C" w:rsidR="008A4F87" w:rsidRPr="00302AD4" w:rsidDel="003E4169" w:rsidRDefault="008A4F87" w:rsidP="008A4F87">
            <w:pPr>
              <w:spacing w:line="240" w:lineRule="auto"/>
              <w:rPr>
                <w:del w:id="1845" w:author="MKS CQS" w:date="2025-04-22T15:42:00Z" w16du:dateUtc="2025-04-22T07:42:00Z"/>
                <w:rFonts w:ascii="Arial" w:hAnsi="Arial" w:cs="Arial"/>
                <w:sz w:val="16"/>
                <w:szCs w:val="16"/>
                <w:rPrChange w:id="1846" w:author="MSAR LEGAL" w:date="2025-04-14T10:18:00Z" w16du:dateUtc="2025-04-14T02:18:00Z">
                  <w:rPr>
                    <w:del w:id="1847" w:author="MKS CQS" w:date="2025-04-22T15:42:00Z" w16du:dateUtc="2025-04-22T07:42:00Z"/>
                  </w:rPr>
                </w:rPrChange>
              </w:rPr>
            </w:pPr>
            <w:del w:id="1848" w:author="MKS CQS" w:date="2025-04-22T15:42:00Z" w16du:dateUtc="2025-04-22T07:42:00Z">
              <w:r w:rsidRPr="00302AD4" w:rsidDel="003E4169">
                <w:rPr>
                  <w:rFonts w:ascii="Arial" w:hAnsi="Arial" w:cs="Arial"/>
                  <w:sz w:val="16"/>
                  <w:szCs w:val="16"/>
                  <w:rPrChange w:id="1849" w:author="MSAR LEGAL" w:date="2025-04-14T10:18:00Z" w16du:dateUtc="2025-04-14T02:18:00Z">
                    <w:rPr>
                      <w:sz w:val="20"/>
                    </w:rPr>
                  </w:rPrChange>
                </w:rPr>
                <w:delText xml:space="preserve"> </w:delText>
              </w:r>
            </w:del>
          </w:p>
        </w:tc>
        <w:tc>
          <w:tcPr>
            <w:tcW w:w="839" w:type="pct"/>
            <w:gridSpan w:val="3"/>
            <w:tcBorders>
              <w:top w:val="single" w:sz="4" w:space="0" w:color="000000"/>
              <w:left w:val="single" w:sz="4" w:space="0" w:color="000000"/>
              <w:bottom w:val="single" w:sz="4" w:space="0" w:color="000000"/>
              <w:right w:val="single" w:sz="4" w:space="0" w:color="000000"/>
            </w:tcBorders>
            <w:shd w:val="clear" w:color="auto" w:fill="A5A5A5" w:themeFill="accent3"/>
            <w:tcPrChange w:id="1850" w:author="MKS CQS [2]" w:date="2025-04-22T14:45:00Z" w16du:dateUtc="2025-04-22T06:45:00Z">
              <w:tcPr>
                <w:tcW w:w="989" w:type="pct"/>
                <w:gridSpan w:val="8"/>
                <w:tcBorders>
                  <w:top w:val="single" w:sz="4" w:space="0" w:color="000000"/>
                  <w:left w:val="single" w:sz="4" w:space="0" w:color="000000"/>
                  <w:bottom w:val="single" w:sz="4" w:space="0" w:color="000000"/>
                  <w:right w:val="single" w:sz="4" w:space="0" w:color="000000"/>
                </w:tcBorders>
              </w:tcPr>
            </w:tcPrChange>
          </w:tcPr>
          <w:p w14:paraId="0385C2A4" w14:textId="6233EAF4" w:rsidR="008A4F87" w:rsidRPr="00302AD4" w:rsidDel="003E4169" w:rsidRDefault="008A4F87" w:rsidP="008A4F87">
            <w:pPr>
              <w:spacing w:line="240" w:lineRule="auto"/>
              <w:ind w:left="4"/>
              <w:rPr>
                <w:del w:id="1851" w:author="MKS CQS" w:date="2025-04-22T15:42:00Z" w16du:dateUtc="2025-04-22T07:42:00Z"/>
                <w:rFonts w:ascii="Arial" w:hAnsi="Arial" w:cs="Arial"/>
                <w:sz w:val="16"/>
                <w:szCs w:val="16"/>
                <w:rPrChange w:id="1852" w:author="MSAR LEGAL" w:date="2025-04-14T10:18:00Z" w16du:dateUtc="2025-04-14T02:18:00Z">
                  <w:rPr>
                    <w:del w:id="1853" w:author="MKS CQS" w:date="2025-04-22T15:42:00Z" w16du:dateUtc="2025-04-22T07:42:00Z"/>
                  </w:rPr>
                </w:rPrChange>
              </w:rPr>
            </w:pPr>
            <w:del w:id="1854" w:author="MKS CQS" w:date="2025-04-22T15:42:00Z" w16du:dateUtc="2025-04-22T07:42:00Z">
              <w:r w:rsidRPr="00302AD4" w:rsidDel="003E4169">
                <w:rPr>
                  <w:rFonts w:ascii="Arial" w:hAnsi="Arial" w:cs="Arial"/>
                  <w:sz w:val="16"/>
                  <w:szCs w:val="16"/>
                  <w:rPrChange w:id="1855" w:author="MSAR LEGAL" w:date="2025-04-14T10:18:00Z" w16du:dateUtc="2025-04-14T02:18:00Z">
                    <w:rPr>
                      <w:sz w:val="20"/>
                    </w:rPr>
                  </w:rPrChange>
                </w:rPr>
                <w:delText xml:space="preserve"> </w:delText>
              </w:r>
            </w:del>
          </w:p>
        </w:tc>
        <w:tc>
          <w:tcPr>
            <w:tcW w:w="2089" w:type="pct"/>
            <w:gridSpan w:val="8"/>
            <w:tcBorders>
              <w:top w:val="single" w:sz="4" w:space="0" w:color="000000"/>
              <w:left w:val="single" w:sz="4" w:space="0" w:color="000000"/>
              <w:bottom w:val="single" w:sz="4" w:space="0" w:color="000000"/>
              <w:right w:val="single" w:sz="4" w:space="0" w:color="000000"/>
            </w:tcBorders>
            <w:shd w:val="clear" w:color="auto" w:fill="A5A5A5" w:themeFill="accent3"/>
            <w:tcPrChange w:id="1856" w:author="MKS CQS [2]" w:date="2025-04-22T14:45:00Z" w16du:dateUtc="2025-04-22T06:45:00Z">
              <w:tcPr>
                <w:tcW w:w="2087" w:type="pct"/>
                <w:gridSpan w:val="13"/>
                <w:tcBorders>
                  <w:top w:val="single" w:sz="4" w:space="0" w:color="000000"/>
                  <w:left w:val="single" w:sz="4" w:space="0" w:color="000000"/>
                  <w:bottom w:val="single" w:sz="4" w:space="0" w:color="000000"/>
                  <w:right w:val="single" w:sz="4" w:space="0" w:color="000000"/>
                </w:tcBorders>
              </w:tcPr>
            </w:tcPrChange>
          </w:tcPr>
          <w:p w14:paraId="3D88CBB2" w14:textId="59027D72" w:rsidR="008A4F87" w:rsidRPr="00302AD4" w:rsidDel="003E4169" w:rsidRDefault="008A4F87" w:rsidP="008A4F87">
            <w:pPr>
              <w:spacing w:line="240" w:lineRule="auto"/>
              <w:ind w:left="4"/>
              <w:rPr>
                <w:del w:id="1857" w:author="MKS CQS" w:date="2025-04-22T15:42:00Z" w16du:dateUtc="2025-04-22T07:42:00Z"/>
                <w:rFonts w:ascii="Arial" w:hAnsi="Arial" w:cs="Arial"/>
                <w:sz w:val="16"/>
                <w:szCs w:val="16"/>
                <w:rPrChange w:id="1858" w:author="MSAR LEGAL" w:date="2025-04-14T10:18:00Z" w16du:dateUtc="2025-04-14T02:18:00Z">
                  <w:rPr>
                    <w:del w:id="1859" w:author="MKS CQS" w:date="2025-04-22T15:42:00Z" w16du:dateUtc="2025-04-22T07:42:00Z"/>
                  </w:rPr>
                </w:rPrChange>
              </w:rPr>
            </w:pPr>
            <w:del w:id="1860" w:author="MKS CQS" w:date="2025-04-22T15:42:00Z" w16du:dateUtc="2025-04-22T07:42:00Z">
              <w:r w:rsidRPr="00302AD4" w:rsidDel="003E4169">
                <w:rPr>
                  <w:rFonts w:ascii="Arial" w:hAnsi="Arial" w:cs="Arial"/>
                  <w:sz w:val="16"/>
                  <w:szCs w:val="16"/>
                  <w:rPrChange w:id="1861" w:author="MSAR LEGAL" w:date="2025-04-14T10:18:00Z" w16du:dateUtc="2025-04-14T02:18:00Z">
                    <w:rPr>
                      <w:sz w:val="20"/>
                    </w:rPr>
                  </w:rPrChange>
                </w:rPr>
                <w:delText xml:space="preserve">HDD Equipment </w:delText>
              </w:r>
            </w:del>
          </w:p>
        </w:tc>
        <w:tc>
          <w:tcPr>
            <w:tcW w:w="1002" w:type="pct"/>
            <w:gridSpan w:val="3"/>
            <w:tcBorders>
              <w:top w:val="single" w:sz="4" w:space="0" w:color="000000"/>
              <w:left w:val="single" w:sz="4" w:space="0" w:color="000000"/>
              <w:bottom w:val="single" w:sz="4" w:space="0" w:color="000000"/>
              <w:right w:val="single" w:sz="4" w:space="0" w:color="000000"/>
            </w:tcBorders>
            <w:shd w:val="clear" w:color="auto" w:fill="A5A5A5" w:themeFill="accent3"/>
            <w:tcPrChange w:id="1862" w:author="MKS CQS [2]" w:date="2025-04-22T14:45:00Z" w16du:dateUtc="2025-04-22T06:45:00Z">
              <w:tcPr>
                <w:tcW w:w="1000" w:type="pct"/>
                <w:gridSpan w:val="7"/>
                <w:tcBorders>
                  <w:top w:val="single" w:sz="4" w:space="0" w:color="000000"/>
                  <w:left w:val="single" w:sz="4" w:space="0" w:color="000000"/>
                  <w:bottom w:val="single" w:sz="4" w:space="0" w:color="000000"/>
                  <w:right w:val="single" w:sz="4" w:space="0" w:color="000000"/>
                </w:tcBorders>
              </w:tcPr>
            </w:tcPrChange>
          </w:tcPr>
          <w:p w14:paraId="43FB3565" w14:textId="647F3255" w:rsidR="008A4F87" w:rsidRPr="00302AD4" w:rsidDel="003E4169" w:rsidRDefault="008A4F87" w:rsidP="008A4F87">
            <w:pPr>
              <w:spacing w:line="240" w:lineRule="auto"/>
              <w:ind w:left="4"/>
              <w:rPr>
                <w:del w:id="1863" w:author="MKS CQS" w:date="2025-04-22T15:42:00Z" w16du:dateUtc="2025-04-22T07:42:00Z"/>
                <w:rFonts w:ascii="Arial" w:hAnsi="Arial" w:cs="Arial"/>
                <w:sz w:val="16"/>
                <w:szCs w:val="16"/>
                <w:rPrChange w:id="1864" w:author="MSAR LEGAL" w:date="2025-04-14T10:18:00Z" w16du:dateUtc="2025-04-14T02:18:00Z">
                  <w:rPr>
                    <w:del w:id="1865" w:author="MKS CQS" w:date="2025-04-22T15:42:00Z" w16du:dateUtc="2025-04-22T07:42:00Z"/>
                  </w:rPr>
                </w:rPrChange>
              </w:rPr>
            </w:pPr>
            <w:del w:id="1866" w:author="MKS CQS" w:date="2025-04-22T15:42:00Z" w16du:dateUtc="2025-04-22T07:42:00Z">
              <w:r w:rsidRPr="00302AD4" w:rsidDel="003E4169">
                <w:rPr>
                  <w:rFonts w:ascii="Arial" w:hAnsi="Arial" w:cs="Arial"/>
                  <w:sz w:val="16"/>
                  <w:szCs w:val="16"/>
                  <w:rPrChange w:id="1867" w:author="MSAR LEGAL" w:date="2025-04-14T10:18:00Z" w16du:dateUtc="2025-04-14T02:18:00Z">
                    <w:rPr>
                      <w:sz w:val="20"/>
                    </w:rPr>
                  </w:rPrChange>
                </w:rPr>
                <w:delText xml:space="preserve"> </w:delText>
              </w:r>
            </w:del>
          </w:p>
        </w:tc>
      </w:tr>
      <w:tr w:rsidR="004E0061" w:rsidRPr="00302AD4" w:rsidDel="003E4169" w14:paraId="5AA1C5B9" w14:textId="6C08BA13" w:rsidTr="002C017D">
        <w:tblPrEx>
          <w:tblPrExChange w:id="1868" w:author="MKS CQS [2]" w:date="2025-04-22T14:45:00Z" w16du:dateUtc="2025-04-22T06:45:00Z">
            <w:tblPrEx>
              <w:tblLayout w:type="fixed"/>
            </w:tblPrEx>
          </w:tblPrExChange>
        </w:tblPrEx>
        <w:trPr>
          <w:trHeight w:val="254"/>
          <w:del w:id="1869" w:author="MKS CQS" w:date="2025-04-22T15:42:00Z"/>
          <w:trPrChange w:id="1870" w:author="MKS CQS [2]" w:date="2025-04-22T14:45:00Z" w16du:dateUtc="2025-04-22T06:45:00Z">
            <w:trPr>
              <w:trHeight w:val="254"/>
            </w:trPr>
          </w:trPrChange>
        </w:trPr>
        <w:tc>
          <w:tcPr>
            <w:tcW w:w="555" w:type="pct"/>
            <w:gridSpan w:val="2"/>
            <w:tcBorders>
              <w:top w:val="single" w:sz="4" w:space="0" w:color="000000"/>
              <w:left w:val="single" w:sz="4" w:space="0" w:color="000000"/>
              <w:bottom w:val="single" w:sz="4" w:space="0" w:color="000000"/>
              <w:right w:val="single" w:sz="4" w:space="0" w:color="000000"/>
            </w:tcBorders>
            <w:shd w:val="clear" w:color="auto" w:fill="A5A5A5" w:themeFill="accent3"/>
            <w:tcPrChange w:id="1871" w:author="MKS CQS [2]" w:date="2025-04-22T14:45:00Z" w16du:dateUtc="2025-04-22T06:45:00Z">
              <w:tcPr>
                <w:tcW w:w="459" w:type="pct"/>
                <w:gridSpan w:val="2"/>
                <w:tcBorders>
                  <w:top w:val="single" w:sz="4" w:space="0" w:color="000000"/>
                  <w:left w:val="single" w:sz="4" w:space="0" w:color="000000"/>
                  <w:bottom w:val="single" w:sz="4" w:space="0" w:color="000000"/>
                  <w:right w:val="single" w:sz="4" w:space="0" w:color="000000"/>
                </w:tcBorders>
              </w:tcPr>
            </w:tcPrChange>
          </w:tcPr>
          <w:p w14:paraId="7B8A6DAA" w14:textId="5289CCB1" w:rsidR="008A4F87" w:rsidRPr="00302AD4" w:rsidDel="003E4169" w:rsidRDefault="008A4F87" w:rsidP="008A4F87">
            <w:pPr>
              <w:spacing w:line="240" w:lineRule="auto"/>
              <w:ind w:left="5"/>
              <w:rPr>
                <w:del w:id="1872" w:author="MKS CQS" w:date="2025-04-22T15:42:00Z" w16du:dateUtc="2025-04-22T07:42:00Z"/>
                <w:rFonts w:ascii="Arial" w:hAnsi="Arial" w:cs="Arial"/>
                <w:sz w:val="16"/>
                <w:szCs w:val="16"/>
                <w:rPrChange w:id="1873" w:author="MSAR LEGAL" w:date="2025-04-14T10:18:00Z" w16du:dateUtc="2025-04-14T02:18:00Z">
                  <w:rPr>
                    <w:del w:id="1874" w:author="MKS CQS" w:date="2025-04-22T15:42:00Z" w16du:dateUtc="2025-04-22T07:42:00Z"/>
                  </w:rPr>
                </w:rPrChange>
              </w:rPr>
            </w:pPr>
            <w:del w:id="1875" w:author="MKS CQS" w:date="2025-04-22T15:42:00Z" w16du:dateUtc="2025-04-22T07:42:00Z">
              <w:r w:rsidRPr="00302AD4" w:rsidDel="003E4169">
                <w:rPr>
                  <w:rFonts w:ascii="Arial" w:hAnsi="Arial" w:cs="Arial"/>
                  <w:sz w:val="16"/>
                  <w:szCs w:val="16"/>
                  <w:rPrChange w:id="1876" w:author="MSAR LEGAL" w:date="2025-04-14T10:18:00Z" w16du:dateUtc="2025-04-14T02:18:00Z">
                    <w:rPr>
                      <w:sz w:val="20"/>
                    </w:rPr>
                  </w:rPrChange>
                </w:rPr>
                <w:delText xml:space="preserve">Cable Teams </w:delText>
              </w:r>
            </w:del>
          </w:p>
        </w:tc>
        <w:tc>
          <w:tcPr>
            <w:tcW w:w="515" w:type="pct"/>
            <w:gridSpan w:val="3"/>
            <w:tcBorders>
              <w:top w:val="single" w:sz="4" w:space="0" w:color="000000"/>
              <w:left w:val="single" w:sz="4" w:space="0" w:color="000000"/>
              <w:bottom w:val="single" w:sz="4" w:space="0" w:color="000000"/>
              <w:right w:val="single" w:sz="4" w:space="0" w:color="000000"/>
            </w:tcBorders>
            <w:shd w:val="clear" w:color="auto" w:fill="A5A5A5" w:themeFill="accent3"/>
            <w:tcPrChange w:id="1877" w:author="MKS CQS [2]" w:date="2025-04-22T14:45:00Z" w16du:dateUtc="2025-04-22T06:45:00Z">
              <w:tcPr>
                <w:tcW w:w="464" w:type="pct"/>
                <w:gridSpan w:val="6"/>
                <w:tcBorders>
                  <w:top w:val="single" w:sz="4" w:space="0" w:color="000000"/>
                  <w:left w:val="single" w:sz="4" w:space="0" w:color="000000"/>
                  <w:bottom w:val="single" w:sz="4" w:space="0" w:color="000000"/>
                  <w:right w:val="single" w:sz="4" w:space="0" w:color="000000"/>
                </w:tcBorders>
              </w:tcPr>
            </w:tcPrChange>
          </w:tcPr>
          <w:p w14:paraId="089E0387" w14:textId="0E5EE366" w:rsidR="008A4F87" w:rsidRPr="00302AD4" w:rsidDel="003E4169" w:rsidRDefault="008A4F87" w:rsidP="008A4F87">
            <w:pPr>
              <w:spacing w:line="240" w:lineRule="auto"/>
              <w:rPr>
                <w:del w:id="1878" w:author="MKS CQS" w:date="2025-04-22T15:42:00Z" w16du:dateUtc="2025-04-22T07:42:00Z"/>
                <w:rFonts w:ascii="Arial" w:hAnsi="Arial" w:cs="Arial"/>
                <w:sz w:val="16"/>
                <w:szCs w:val="16"/>
                <w:rPrChange w:id="1879" w:author="MSAR LEGAL" w:date="2025-04-14T10:18:00Z" w16du:dateUtc="2025-04-14T02:18:00Z">
                  <w:rPr>
                    <w:del w:id="1880" w:author="MKS CQS" w:date="2025-04-22T15:42:00Z" w16du:dateUtc="2025-04-22T07:42:00Z"/>
                  </w:rPr>
                </w:rPrChange>
              </w:rPr>
            </w:pPr>
            <w:del w:id="1881" w:author="MKS CQS" w:date="2025-04-22T15:42:00Z" w16du:dateUtc="2025-04-22T07:42:00Z">
              <w:r w:rsidRPr="00302AD4" w:rsidDel="003E4169">
                <w:rPr>
                  <w:rFonts w:ascii="Arial" w:hAnsi="Arial" w:cs="Arial"/>
                  <w:sz w:val="16"/>
                  <w:szCs w:val="16"/>
                  <w:rPrChange w:id="1882" w:author="MSAR LEGAL" w:date="2025-04-14T10:18:00Z" w16du:dateUtc="2025-04-14T02:18:00Z">
                    <w:rPr>
                      <w:sz w:val="20"/>
                    </w:rPr>
                  </w:rPrChange>
                </w:rPr>
                <w:delText xml:space="preserve"> </w:delText>
              </w:r>
            </w:del>
          </w:p>
        </w:tc>
        <w:tc>
          <w:tcPr>
            <w:tcW w:w="839" w:type="pct"/>
            <w:gridSpan w:val="3"/>
            <w:tcBorders>
              <w:top w:val="single" w:sz="4" w:space="0" w:color="000000"/>
              <w:left w:val="single" w:sz="4" w:space="0" w:color="000000"/>
              <w:bottom w:val="single" w:sz="4" w:space="0" w:color="000000"/>
              <w:right w:val="single" w:sz="4" w:space="0" w:color="000000"/>
            </w:tcBorders>
            <w:shd w:val="clear" w:color="auto" w:fill="A5A5A5" w:themeFill="accent3"/>
            <w:tcPrChange w:id="1883" w:author="MKS CQS [2]" w:date="2025-04-22T14:45:00Z" w16du:dateUtc="2025-04-22T06:45:00Z">
              <w:tcPr>
                <w:tcW w:w="989" w:type="pct"/>
                <w:gridSpan w:val="8"/>
                <w:tcBorders>
                  <w:top w:val="single" w:sz="4" w:space="0" w:color="000000"/>
                  <w:left w:val="single" w:sz="4" w:space="0" w:color="000000"/>
                  <w:bottom w:val="single" w:sz="4" w:space="0" w:color="000000"/>
                  <w:right w:val="single" w:sz="4" w:space="0" w:color="000000"/>
                </w:tcBorders>
              </w:tcPr>
            </w:tcPrChange>
          </w:tcPr>
          <w:p w14:paraId="30FA13C2" w14:textId="51D0374A" w:rsidR="008A4F87" w:rsidRPr="00302AD4" w:rsidDel="003E4169" w:rsidRDefault="008A4F87" w:rsidP="008A4F87">
            <w:pPr>
              <w:spacing w:line="240" w:lineRule="auto"/>
              <w:ind w:left="4"/>
              <w:rPr>
                <w:del w:id="1884" w:author="MKS CQS" w:date="2025-04-22T15:42:00Z" w16du:dateUtc="2025-04-22T07:42:00Z"/>
                <w:rFonts w:ascii="Arial" w:hAnsi="Arial" w:cs="Arial"/>
                <w:sz w:val="16"/>
                <w:szCs w:val="16"/>
                <w:rPrChange w:id="1885" w:author="MSAR LEGAL" w:date="2025-04-14T10:18:00Z" w16du:dateUtc="2025-04-14T02:18:00Z">
                  <w:rPr>
                    <w:del w:id="1886" w:author="MKS CQS" w:date="2025-04-22T15:42:00Z" w16du:dateUtc="2025-04-22T07:42:00Z"/>
                  </w:rPr>
                </w:rPrChange>
              </w:rPr>
            </w:pPr>
            <w:del w:id="1887" w:author="MKS CQS" w:date="2025-04-22T15:42:00Z" w16du:dateUtc="2025-04-22T07:42:00Z">
              <w:r w:rsidRPr="00302AD4" w:rsidDel="003E4169">
                <w:rPr>
                  <w:rFonts w:ascii="Arial" w:hAnsi="Arial" w:cs="Arial"/>
                  <w:sz w:val="16"/>
                  <w:szCs w:val="16"/>
                  <w:rPrChange w:id="1888" w:author="MSAR LEGAL" w:date="2025-04-14T10:18:00Z" w16du:dateUtc="2025-04-14T02:18:00Z">
                    <w:rPr>
                      <w:sz w:val="20"/>
                    </w:rPr>
                  </w:rPrChange>
                </w:rPr>
                <w:delText xml:space="preserve"> </w:delText>
              </w:r>
            </w:del>
          </w:p>
        </w:tc>
        <w:tc>
          <w:tcPr>
            <w:tcW w:w="2089" w:type="pct"/>
            <w:gridSpan w:val="8"/>
            <w:tcBorders>
              <w:top w:val="single" w:sz="4" w:space="0" w:color="000000"/>
              <w:left w:val="single" w:sz="4" w:space="0" w:color="000000"/>
              <w:bottom w:val="single" w:sz="4" w:space="0" w:color="000000"/>
              <w:right w:val="single" w:sz="4" w:space="0" w:color="000000"/>
            </w:tcBorders>
            <w:shd w:val="clear" w:color="auto" w:fill="A5A5A5" w:themeFill="accent3"/>
            <w:tcPrChange w:id="1889" w:author="MKS CQS [2]" w:date="2025-04-22T14:45:00Z" w16du:dateUtc="2025-04-22T06:45:00Z">
              <w:tcPr>
                <w:tcW w:w="2087" w:type="pct"/>
                <w:gridSpan w:val="13"/>
                <w:tcBorders>
                  <w:top w:val="single" w:sz="4" w:space="0" w:color="000000"/>
                  <w:left w:val="single" w:sz="4" w:space="0" w:color="000000"/>
                  <w:bottom w:val="single" w:sz="4" w:space="0" w:color="000000"/>
                  <w:right w:val="single" w:sz="4" w:space="0" w:color="000000"/>
                </w:tcBorders>
              </w:tcPr>
            </w:tcPrChange>
          </w:tcPr>
          <w:p w14:paraId="04D4B86C" w14:textId="7F1803CC" w:rsidR="008A4F87" w:rsidRPr="00302AD4" w:rsidDel="003E4169" w:rsidRDefault="008A4F87" w:rsidP="008A4F87">
            <w:pPr>
              <w:spacing w:line="240" w:lineRule="auto"/>
              <w:ind w:left="4"/>
              <w:rPr>
                <w:del w:id="1890" w:author="MKS CQS" w:date="2025-04-22T15:42:00Z" w16du:dateUtc="2025-04-22T07:42:00Z"/>
                <w:rFonts w:ascii="Arial" w:hAnsi="Arial" w:cs="Arial"/>
                <w:sz w:val="16"/>
                <w:szCs w:val="16"/>
                <w:rPrChange w:id="1891" w:author="MSAR LEGAL" w:date="2025-04-14T10:18:00Z" w16du:dateUtc="2025-04-14T02:18:00Z">
                  <w:rPr>
                    <w:del w:id="1892" w:author="MKS CQS" w:date="2025-04-22T15:42:00Z" w16du:dateUtc="2025-04-22T07:42:00Z"/>
                  </w:rPr>
                </w:rPrChange>
              </w:rPr>
            </w:pPr>
            <w:del w:id="1893" w:author="MKS CQS" w:date="2025-04-22T15:42:00Z" w16du:dateUtc="2025-04-22T07:42:00Z">
              <w:r w:rsidRPr="00302AD4" w:rsidDel="003E4169">
                <w:rPr>
                  <w:rFonts w:ascii="Arial" w:hAnsi="Arial" w:cs="Arial"/>
                  <w:sz w:val="16"/>
                  <w:szCs w:val="16"/>
                  <w:rPrChange w:id="1894" w:author="MSAR LEGAL" w:date="2025-04-14T10:18:00Z" w16du:dateUtc="2025-04-14T02:18:00Z">
                    <w:rPr>
                      <w:sz w:val="20"/>
                    </w:rPr>
                  </w:rPrChange>
                </w:rPr>
                <w:delText xml:space="preserve">Splicing Equipment </w:delText>
              </w:r>
            </w:del>
          </w:p>
        </w:tc>
        <w:tc>
          <w:tcPr>
            <w:tcW w:w="1002" w:type="pct"/>
            <w:gridSpan w:val="3"/>
            <w:tcBorders>
              <w:top w:val="single" w:sz="4" w:space="0" w:color="000000"/>
              <w:left w:val="single" w:sz="4" w:space="0" w:color="000000"/>
              <w:bottom w:val="single" w:sz="4" w:space="0" w:color="000000"/>
              <w:right w:val="single" w:sz="4" w:space="0" w:color="000000"/>
            </w:tcBorders>
            <w:shd w:val="clear" w:color="auto" w:fill="A5A5A5" w:themeFill="accent3"/>
            <w:tcPrChange w:id="1895" w:author="MKS CQS [2]" w:date="2025-04-22T14:45:00Z" w16du:dateUtc="2025-04-22T06:45:00Z">
              <w:tcPr>
                <w:tcW w:w="1000" w:type="pct"/>
                <w:gridSpan w:val="7"/>
                <w:tcBorders>
                  <w:top w:val="single" w:sz="4" w:space="0" w:color="000000"/>
                  <w:left w:val="single" w:sz="4" w:space="0" w:color="000000"/>
                  <w:bottom w:val="single" w:sz="4" w:space="0" w:color="000000"/>
                  <w:right w:val="single" w:sz="4" w:space="0" w:color="000000"/>
                </w:tcBorders>
              </w:tcPr>
            </w:tcPrChange>
          </w:tcPr>
          <w:p w14:paraId="6FB3AA86" w14:textId="325117BF" w:rsidR="008A4F87" w:rsidRPr="00302AD4" w:rsidDel="003E4169" w:rsidRDefault="008A4F87" w:rsidP="008A4F87">
            <w:pPr>
              <w:spacing w:line="240" w:lineRule="auto"/>
              <w:ind w:left="4"/>
              <w:rPr>
                <w:del w:id="1896" w:author="MKS CQS" w:date="2025-04-22T15:42:00Z" w16du:dateUtc="2025-04-22T07:42:00Z"/>
                <w:rFonts w:ascii="Arial" w:hAnsi="Arial" w:cs="Arial"/>
                <w:sz w:val="16"/>
                <w:szCs w:val="16"/>
                <w:rPrChange w:id="1897" w:author="MSAR LEGAL" w:date="2025-04-14T10:18:00Z" w16du:dateUtc="2025-04-14T02:18:00Z">
                  <w:rPr>
                    <w:del w:id="1898" w:author="MKS CQS" w:date="2025-04-22T15:42:00Z" w16du:dateUtc="2025-04-22T07:42:00Z"/>
                  </w:rPr>
                </w:rPrChange>
              </w:rPr>
            </w:pPr>
            <w:del w:id="1899" w:author="MKS CQS" w:date="2025-04-22T15:42:00Z" w16du:dateUtc="2025-04-22T07:42:00Z">
              <w:r w:rsidRPr="00302AD4" w:rsidDel="003E4169">
                <w:rPr>
                  <w:rFonts w:ascii="Arial" w:hAnsi="Arial" w:cs="Arial"/>
                  <w:sz w:val="16"/>
                  <w:szCs w:val="16"/>
                  <w:rPrChange w:id="1900" w:author="MSAR LEGAL" w:date="2025-04-14T10:18:00Z" w16du:dateUtc="2025-04-14T02:18:00Z">
                    <w:rPr>
                      <w:sz w:val="20"/>
                    </w:rPr>
                  </w:rPrChange>
                </w:rPr>
                <w:delText xml:space="preserve"> </w:delText>
              </w:r>
            </w:del>
          </w:p>
        </w:tc>
      </w:tr>
      <w:tr w:rsidR="004E0061" w:rsidRPr="00302AD4" w:rsidDel="003E4169" w14:paraId="36DF46C2" w14:textId="68739EA2" w:rsidTr="002C017D">
        <w:tblPrEx>
          <w:tblPrExChange w:id="1901" w:author="MKS CQS [2]" w:date="2025-04-22T14:45:00Z" w16du:dateUtc="2025-04-22T06:45:00Z">
            <w:tblPrEx>
              <w:tblLayout w:type="fixed"/>
            </w:tblPrEx>
          </w:tblPrExChange>
        </w:tblPrEx>
        <w:trPr>
          <w:trHeight w:val="254"/>
          <w:del w:id="1902" w:author="MKS CQS" w:date="2025-04-22T15:42:00Z"/>
          <w:trPrChange w:id="1903" w:author="MKS CQS [2]" w:date="2025-04-22T14:45:00Z" w16du:dateUtc="2025-04-22T06:45:00Z">
            <w:trPr>
              <w:trHeight w:val="254"/>
            </w:trPr>
          </w:trPrChange>
        </w:trPr>
        <w:tc>
          <w:tcPr>
            <w:tcW w:w="555" w:type="pct"/>
            <w:gridSpan w:val="2"/>
            <w:tcBorders>
              <w:top w:val="single" w:sz="4" w:space="0" w:color="000000"/>
              <w:left w:val="single" w:sz="4" w:space="0" w:color="000000"/>
              <w:bottom w:val="single" w:sz="4" w:space="0" w:color="000000"/>
              <w:right w:val="single" w:sz="4" w:space="0" w:color="000000"/>
            </w:tcBorders>
            <w:shd w:val="clear" w:color="auto" w:fill="A5A5A5" w:themeFill="accent3"/>
            <w:tcPrChange w:id="1904" w:author="MKS CQS [2]" w:date="2025-04-22T14:45:00Z" w16du:dateUtc="2025-04-22T06:45:00Z">
              <w:tcPr>
                <w:tcW w:w="459" w:type="pct"/>
                <w:gridSpan w:val="2"/>
                <w:tcBorders>
                  <w:top w:val="single" w:sz="4" w:space="0" w:color="000000"/>
                  <w:left w:val="single" w:sz="4" w:space="0" w:color="000000"/>
                  <w:bottom w:val="single" w:sz="4" w:space="0" w:color="000000"/>
                  <w:right w:val="single" w:sz="4" w:space="0" w:color="000000"/>
                </w:tcBorders>
              </w:tcPr>
            </w:tcPrChange>
          </w:tcPr>
          <w:p w14:paraId="0B2B2B8B" w14:textId="50B9A4A5" w:rsidR="008A4F87" w:rsidRPr="00302AD4" w:rsidDel="003E4169" w:rsidRDefault="008A4F87" w:rsidP="008A4F87">
            <w:pPr>
              <w:spacing w:line="240" w:lineRule="auto"/>
              <w:ind w:left="5"/>
              <w:rPr>
                <w:del w:id="1905" w:author="MKS CQS" w:date="2025-04-22T15:42:00Z" w16du:dateUtc="2025-04-22T07:42:00Z"/>
                <w:rFonts w:ascii="Arial" w:hAnsi="Arial" w:cs="Arial"/>
                <w:sz w:val="16"/>
                <w:szCs w:val="16"/>
                <w:rPrChange w:id="1906" w:author="MSAR LEGAL" w:date="2025-04-14T10:18:00Z" w16du:dateUtc="2025-04-14T02:18:00Z">
                  <w:rPr>
                    <w:del w:id="1907" w:author="MKS CQS" w:date="2025-04-22T15:42:00Z" w16du:dateUtc="2025-04-22T07:42:00Z"/>
                  </w:rPr>
                </w:rPrChange>
              </w:rPr>
            </w:pPr>
            <w:del w:id="1908" w:author="MKS CQS" w:date="2025-04-22T15:42:00Z" w16du:dateUtc="2025-04-22T07:42:00Z">
              <w:r w:rsidRPr="00302AD4" w:rsidDel="003E4169">
                <w:rPr>
                  <w:rFonts w:ascii="Arial" w:hAnsi="Arial" w:cs="Arial"/>
                  <w:sz w:val="16"/>
                  <w:szCs w:val="16"/>
                  <w:rPrChange w:id="1909" w:author="MSAR LEGAL" w:date="2025-04-14T10:18:00Z" w16du:dateUtc="2025-04-14T02:18:00Z">
                    <w:rPr>
                      <w:sz w:val="20"/>
                    </w:rPr>
                  </w:rPrChange>
                </w:rPr>
                <w:delText xml:space="preserve"> </w:delText>
              </w:r>
            </w:del>
          </w:p>
        </w:tc>
        <w:tc>
          <w:tcPr>
            <w:tcW w:w="515" w:type="pct"/>
            <w:gridSpan w:val="3"/>
            <w:tcBorders>
              <w:top w:val="single" w:sz="4" w:space="0" w:color="000000"/>
              <w:left w:val="single" w:sz="4" w:space="0" w:color="000000"/>
              <w:bottom w:val="single" w:sz="4" w:space="0" w:color="000000"/>
              <w:right w:val="single" w:sz="4" w:space="0" w:color="000000"/>
            </w:tcBorders>
            <w:shd w:val="clear" w:color="auto" w:fill="A5A5A5" w:themeFill="accent3"/>
            <w:tcPrChange w:id="1910" w:author="MKS CQS [2]" w:date="2025-04-22T14:45:00Z" w16du:dateUtc="2025-04-22T06:45:00Z">
              <w:tcPr>
                <w:tcW w:w="464" w:type="pct"/>
                <w:gridSpan w:val="6"/>
                <w:tcBorders>
                  <w:top w:val="single" w:sz="4" w:space="0" w:color="000000"/>
                  <w:left w:val="single" w:sz="4" w:space="0" w:color="000000"/>
                  <w:bottom w:val="single" w:sz="4" w:space="0" w:color="000000"/>
                  <w:right w:val="single" w:sz="4" w:space="0" w:color="000000"/>
                </w:tcBorders>
              </w:tcPr>
            </w:tcPrChange>
          </w:tcPr>
          <w:p w14:paraId="1232251A" w14:textId="5A2DB629" w:rsidR="008A4F87" w:rsidRPr="00302AD4" w:rsidDel="003E4169" w:rsidRDefault="008A4F87" w:rsidP="008A4F87">
            <w:pPr>
              <w:spacing w:line="240" w:lineRule="auto"/>
              <w:rPr>
                <w:del w:id="1911" w:author="MKS CQS" w:date="2025-04-22T15:42:00Z" w16du:dateUtc="2025-04-22T07:42:00Z"/>
                <w:rFonts w:ascii="Arial" w:hAnsi="Arial" w:cs="Arial"/>
                <w:sz w:val="16"/>
                <w:szCs w:val="16"/>
                <w:rPrChange w:id="1912" w:author="MSAR LEGAL" w:date="2025-04-14T10:18:00Z" w16du:dateUtc="2025-04-14T02:18:00Z">
                  <w:rPr>
                    <w:del w:id="1913" w:author="MKS CQS" w:date="2025-04-22T15:42:00Z" w16du:dateUtc="2025-04-22T07:42:00Z"/>
                  </w:rPr>
                </w:rPrChange>
              </w:rPr>
            </w:pPr>
            <w:del w:id="1914" w:author="MKS CQS" w:date="2025-04-22T15:42:00Z" w16du:dateUtc="2025-04-22T07:42:00Z">
              <w:r w:rsidRPr="00302AD4" w:rsidDel="003E4169">
                <w:rPr>
                  <w:rFonts w:ascii="Arial" w:hAnsi="Arial" w:cs="Arial"/>
                  <w:sz w:val="16"/>
                  <w:szCs w:val="16"/>
                  <w:rPrChange w:id="1915" w:author="MSAR LEGAL" w:date="2025-04-14T10:18:00Z" w16du:dateUtc="2025-04-14T02:18:00Z">
                    <w:rPr>
                      <w:sz w:val="20"/>
                    </w:rPr>
                  </w:rPrChange>
                </w:rPr>
                <w:delText xml:space="preserve"> </w:delText>
              </w:r>
            </w:del>
          </w:p>
        </w:tc>
        <w:tc>
          <w:tcPr>
            <w:tcW w:w="839" w:type="pct"/>
            <w:gridSpan w:val="3"/>
            <w:tcBorders>
              <w:top w:val="single" w:sz="4" w:space="0" w:color="000000"/>
              <w:left w:val="single" w:sz="4" w:space="0" w:color="000000"/>
              <w:bottom w:val="single" w:sz="4" w:space="0" w:color="000000"/>
              <w:right w:val="single" w:sz="4" w:space="0" w:color="000000"/>
            </w:tcBorders>
            <w:shd w:val="clear" w:color="auto" w:fill="A5A5A5" w:themeFill="accent3"/>
            <w:tcPrChange w:id="1916" w:author="MKS CQS [2]" w:date="2025-04-22T14:45:00Z" w16du:dateUtc="2025-04-22T06:45:00Z">
              <w:tcPr>
                <w:tcW w:w="989" w:type="pct"/>
                <w:gridSpan w:val="8"/>
                <w:tcBorders>
                  <w:top w:val="single" w:sz="4" w:space="0" w:color="000000"/>
                  <w:left w:val="single" w:sz="4" w:space="0" w:color="000000"/>
                  <w:bottom w:val="single" w:sz="4" w:space="0" w:color="000000"/>
                  <w:right w:val="single" w:sz="4" w:space="0" w:color="000000"/>
                </w:tcBorders>
              </w:tcPr>
            </w:tcPrChange>
          </w:tcPr>
          <w:p w14:paraId="28C6135D" w14:textId="1A9AA33F" w:rsidR="008A4F87" w:rsidRPr="00302AD4" w:rsidDel="003E4169" w:rsidRDefault="008A4F87" w:rsidP="008A4F87">
            <w:pPr>
              <w:spacing w:line="240" w:lineRule="auto"/>
              <w:ind w:left="4"/>
              <w:rPr>
                <w:del w:id="1917" w:author="MKS CQS" w:date="2025-04-22T15:42:00Z" w16du:dateUtc="2025-04-22T07:42:00Z"/>
                <w:rFonts w:ascii="Arial" w:hAnsi="Arial" w:cs="Arial"/>
                <w:sz w:val="16"/>
                <w:szCs w:val="16"/>
                <w:rPrChange w:id="1918" w:author="MSAR LEGAL" w:date="2025-04-14T10:18:00Z" w16du:dateUtc="2025-04-14T02:18:00Z">
                  <w:rPr>
                    <w:del w:id="1919" w:author="MKS CQS" w:date="2025-04-22T15:42:00Z" w16du:dateUtc="2025-04-22T07:42:00Z"/>
                  </w:rPr>
                </w:rPrChange>
              </w:rPr>
            </w:pPr>
            <w:del w:id="1920" w:author="MKS CQS" w:date="2025-04-22T15:42:00Z" w16du:dateUtc="2025-04-22T07:42:00Z">
              <w:r w:rsidRPr="00302AD4" w:rsidDel="003E4169">
                <w:rPr>
                  <w:rFonts w:ascii="Arial" w:hAnsi="Arial" w:cs="Arial"/>
                  <w:sz w:val="16"/>
                  <w:szCs w:val="16"/>
                  <w:rPrChange w:id="1921" w:author="MSAR LEGAL" w:date="2025-04-14T10:18:00Z" w16du:dateUtc="2025-04-14T02:18:00Z">
                    <w:rPr>
                      <w:sz w:val="20"/>
                    </w:rPr>
                  </w:rPrChange>
                </w:rPr>
                <w:delText xml:space="preserve"> </w:delText>
              </w:r>
            </w:del>
          </w:p>
        </w:tc>
        <w:tc>
          <w:tcPr>
            <w:tcW w:w="2089" w:type="pct"/>
            <w:gridSpan w:val="8"/>
            <w:tcBorders>
              <w:top w:val="single" w:sz="4" w:space="0" w:color="000000"/>
              <w:left w:val="single" w:sz="4" w:space="0" w:color="000000"/>
              <w:bottom w:val="single" w:sz="4" w:space="0" w:color="000000"/>
              <w:right w:val="single" w:sz="4" w:space="0" w:color="000000"/>
            </w:tcBorders>
            <w:shd w:val="clear" w:color="auto" w:fill="A5A5A5" w:themeFill="accent3"/>
            <w:tcPrChange w:id="1922" w:author="MKS CQS [2]" w:date="2025-04-22T14:45:00Z" w16du:dateUtc="2025-04-22T06:45:00Z">
              <w:tcPr>
                <w:tcW w:w="2087" w:type="pct"/>
                <w:gridSpan w:val="13"/>
                <w:tcBorders>
                  <w:top w:val="single" w:sz="4" w:space="0" w:color="000000"/>
                  <w:left w:val="single" w:sz="4" w:space="0" w:color="000000"/>
                  <w:bottom w:val="single" w:sz="4" w:space="0" w:color="000000"/>
                  <w:right w:val="single" w:sz="4" w:space="0" w:color="000000"/>
                </w:tcBorders>
              </w:tcPr>
            </w:tcPrChange>
          </w:tcPr>
          <w:p w14:paraId="51E1A41C" w14:textId="688EF5D0" w:rsidR="008A4F87" w:rsidRPr="00302AD4" w:rsidDel="003E4169" w:rsidRDefault="008A4F87" w:rsidP="008A4F87">
            <w:pPr>
              <w:spacing w:line="240" w:lineRule="auto"/>
              <w:ind w:left="4"/>
              <w:rPr>
                <w:del w:id="1923" w:author="MKS CQS" w:date="2025-04-22T15:42:00Z" w16du:dateUtc="2025-04-22T07:42:00Z"/>
                <w:rFonts w:ascii="Arial" w:hAnsi="Arial" w:cs="Arial"/>
                <w:sz w:val="16"/>
                <w:szCs w:val="16"/>
                <w:rPrChange w:id="1924" w:author="MSAR LEGAL" w:date="2025-04-14T10:18:00Z" w16du:dateUtc="2025-04-14T02:18:00Z">
                  <w:rPr>
                    <w:del w:id="1925" w:author="MKS CQS" w:date="2025-04-22T15:42:00Z" w16du:dateUtc="2025-04-22T07:42:00Z"/>
                  </w:rPr>
                </w:rPrChange>
              </w:rPr>
            </w:pPr>
            <w:del w:id="1926" w:author="MKS CQS" w:date="2025-04-22T15:42:00Z" w16du:dateUtc="2025-04-22T07:42:00Z">
              <w:r w:rsidRPr="00302AD4" w:rsidDel="003E4169">
                <w:rPr>
                  <w:rFonts w:ascii="Arial" w:hAnsi="Arial" w:cs="Arial"/>
                  <w:sz w:val="16"/>
                  <w:szCs w:val="16"/>
                  <w:rPrChange w:id="1927" w:author="MSAR LEGAL" w:date="2025-04-14T10:18:00Z" w16du:dateUtc="2025-04-14T02:18:00Z">
                    <w:rPr>
                      <w:sz w:val="20"/>
                    </w:rPr>
                  </w:rPrChange>
                </w:rPr>
                <w:delText xml:space="preserve">Optical Power Meter (OPM) </w:delText>
              </w:r>
            </w:del>
          </w:p>
        </w:tc>
        <w:tc>
          <w:tcPr>
            <w:tcW w:w="1002" w:type="pct"/>
            <w:gridSpan w:val="3"/>
            <w:tcBorders>
              <w:top w:val="single" w:sz="4" w:space="0" w:color="000000"/>
              <w:left w:val="single" w:sz="4" w:space="0" w:color="000000"/>
              <w:bottom w:val="single" w:sz="4" w:space="0" w:color="000000"/>
              <w:right w:val="single" w:sz="4" w:space="0" w:color="000000"/>
            </w:tcBorders>
            <w:shd w:val="clear" w:color="auto" w:fill="A5A5A5" w:themeFill="accent3"/>
            <w:tcPrChange w:id="1928" w:author="MKS CQS [2]" w:date="2025-04-22T14:45:00Z" w16du:dateUtc="2025-04-22T06:45:00Z">
              <w:tcPr>
                <w:tcW w:w="1000" w:type="pct"/>
                <w:gridSpan w:val="7"/>
                <w:tcBorders>
                  <w:top w:val="single" w:sz="4" w:space="0" w:color="000000"/>
                  <w:left w:val="single" w:sz="4" w:space="0" w:color="000000"/>
                  <w:bottom w:val="single" w:sz="4" w:space="0" w:color="000000"/>
                  <w:right w:val="single" w:sz="4" w:space="0" w:color="000000"/>
                </w:tcBorders>
              </w:tcPr>
            </w:tcPrChange>
          </w:tcPr>
          <w:p w14:paraId="5861B165" w14:textId="75E8362F" w:rsidR="008A4F87" w:rsidRPr="00302AD4" w:rsidDel="003E4169" w:rsidRDefault="008A4F87" w:rsidP="008A4F87">
            <w:pPr>
              <w:spacing w:line="240" w:lineRule="auto"/>
              <w:ind w:left="4"/>
              <w:rPr>
                <w:del w:id="1929" w:author="MKS CQS" w:date="2025-04-22T15:42:00Z" w16du:dateUtc="2025-04-22T07:42:00Z"/>
                <w:rFonts w:ascii="Arial" w:hAnsi="Arial" w:cs="Arial"/>
                <w:sz w:val="16"/>
                <w:szCs w:val="16"/>
                <w:rPrChange w:id="1930" w:author="MSAR LEGAL" w:date="2025-04-14T10:18:00Z" w16du:dateUtc="2025-04-14T02:18:00Z">
                  <w:rPr>
                    <w:del w:id="1931" w:author="MKS CQS" w:date="2025-04-22T15:42:00Z" w16du:dateUtc="2025-04-22T07:42:00Z"/>
                  </w:rPr>
                </w:rPrChange>
              </w:rPr>
            </w:pPr>
            <w:del w:id="1932" w:author="MKS CQS" w:date="2025-04-22T15:42:00Z" w16du:dateUtc="2025-04-22T07:42:00Z">
              <w:r w:rsidRPr="00302AD4" w:rsidDel="003E4169">
                <w:rPr>
                  <w:rFonts w:ascii="Arial" w:hAnsi="Arial" w:cs="Arial"/>
                  <w:sz w:val="16"/>
                  <w:szCs w:val="16"/>
                  <w:rPrChange w:id="1933" w:author="MSAR LEGAL" w:date="2025-04-14T10:18:00Z" w16du:dateUtc="2025-04-14T02:18:00Z">
                    <w:rPr>
                      <w:sz w:val="20"/>
                    </w:rPr>
                  </w:rPrChange>
                </w:rPr>
                <w:delText xml:space="preserve"> </w:delText>
              </w:r>
            </w:del>
          </w:p>
        </w:tc>
      </w:tr>
      <w:tr w:rsidR="004E0061" w:rsidRPr="00302AD4" w:rsidDel="003E4169" w14:paraId="3D07F0D1" w14:textId="71689137" w:rsidTr="002C017D">
        <w:tblPrEx>
          <w:tblPrExChange w:id="1934" w:author="MKS CQS [2]" w:date="2025-04-22T14:45:00Z" w16du:dateUtc="2025-04-22T06:45:00Z">
            <w:tblPrEx>
              <w:tblLayout w:type="fixed"/>
            </w:tblPrEx>
          </w:tblPrExChange>
        </w:tblPrEx>
        <w:trPr>
          <w:trHeight w:val="276"/>
          <w:del w:id="1935" w:author="MKS CQS" w:date="2025-04-22T15:42:00Z"/>
          <w:trPrChange w:id="1936" w:author="MKS CQS [2]" w:date="2025-04-22T14:45:00Z" w16du:dateUtc="2025-04-22T06:45:00Z">
            <w:trPr>
              <w:trHeight w:val="500"/>
            </w:trPr>
          </w:trPrChange>
        </w:trPr>
        <w:tc>
          <w:tcPr>
            <w:tcW w:w="555" w:type="pct"/>
            <w:gridSpan w:val="2"/>
            <w:tcBorders>
              <w:top w:val="single" w:sz="4" w:space="0" w:color="000000"/>
              <w:left w:val="single" w:sz="4" w:space="0" w:color="000000"/>
              <w:bottom w:val="single" w:sz="4" w:space="0" w:color="000000"/>
              <w:right w:val="single" w:sz="4" w:space="0" w:color="000000"/>
            </w:tcBorders>
            <w:shd w:val="clear" w:color="auto" w:fill="A5A5A5" w:themeFill="accent3"/>
            <w:tcPrChange w:id="1937" w:author="MKS CQS [2]" w:date="2025-04-22T14:45:00Z" w16du:dateUtc="2025-04-22T06:45:00Z">
              <w:tcPr>
                <w:tcW w:w="459" w:type="pct"/>
                <w:gridSpan w:val="2"/>
                <w:tcBorders>
                  <w:top w:val="single" w:sz="4" w:space="0" w:color="000000"/>
                  <w:left w:val="single" w:sz="4" w:space="0" w:color="000000"/>
                  <w:bottom w:val="single" w:sz="4" w:space="0" w:color="000000"/>
                  <w:right w:val="single" w:sz="4" w:space="0" w:color="000000"/>
                </w:tcBorders>
              </w:tcPr>
            </w:tcPrChange>
          </w:tcPr>
          <w:p w14:paraId="2EAA5CDD" w14:textId="408B0404" w:rsidR="008A4F87" w:rsidRPr="00302AD4" w:rsidDel="003E4169" w:rsidRDefault="008A4F87" w:rsidP="008A4F87">
            <w:pPr>
              <w:spacing w:line="240" w:lineRule="auto"/>
              <w:ind w:left="5"/>
              <w:rPr>
                <w:del w:id="1938" w:author="MKS CQS" w:date="2025-04-22T15:42:00Z" w16du:dateUtc="2025-04-22T07:42:00Z"/>
                <w:rFonts w:ascii="Arial" w:hAnsi="Arial" w:cs="Arial"/>
                <w:sz w:val="16"/>
                <w:szCs w:val="16"/>
                <w:rPrChange w:id="1939" w:author="MSAR LEGAL" w:date="2025-04-14T10:18:00Z" w16du:dateUtc="2025-04-14T02:18:00Z">
                  <w:rPr>
                    <w:del w:id="1940" w:author="MKS CQS" w:date="2025-04-22T15:42:00Z" w16du:dateUtc="2025-04-22T07:42:00Z"/>
                  </w:rPr>
                </w:rPrChange>
              </w:rPr>
            </w:pPr>
            <w:del w:id="1941" w:author="MKS CQS" w:date="2025-04-22T15:42:00Z" w16du:dateUtc="2025-04-22T07:42:00Z">
              <w:r w:rsidRPr="00302AD4" w:rsidDel="003E4169">
                <w:rPr>
                  <w:rFonts w:ascii="Arial" w:hAnsi="Arial" w:cs="Arial"/>
                  <w:sz w:val="16"/>
                  <w:szCs w:val="16"/>
                  <w:rPrChange w:id="1942" w:author="MSAR LEGAL" w:date="2025-04-14T10:18:00Z" w16du:dateUtc="2025-04-14T02:18:00Z">
                    <w:rPr>
                      <w:sz w:val="20"/>
                    </w:rPr>
                  </w:rPrChange>
                </w:rPr>
                <w:delText xml:space="preserve"> </w:delText>
              </w:r>
            </w:del>
          </w:p>
        </w:tc>
        <w:tc>
          <w:tcPr>
            <w:tcW w:w="515" w:type="pct"/>
            <w:gridSpan w:val="3"/>
            <w:tcBorders>
              <w:top w:val="single" w:sz="4" w:space="0" w:color="000000"/>
              <w:left w:val="single" w:sz="4" w:space="0" w:color="000000"/>
              <w:bottom w:val="single" w:sz="4" w:space="0" w:color="000000"/>
              <w:right w:val="single" w:sz="4" w:space="0" w:color="000000"/>
            </w:tcBorders>
            <w:shd w:val="clear" w:color="auto" w:fill="A5A5A5" w:themeFill="accent3"/>
            <w:tcPrChange w:id="1943" w:author="MKS CQS [2]" w:date="2025-04-22T14:45:00Z" w16du:dateUtc="2025-04-22T06:45:00Z">
              <w:tcPr>
                <w:tcW w:w="464" w:type="pct"/>
                <w:gridSpan w:val="6"/>
                <w:tcBorders>
                  <w:top w:val="single" w:sz="4" w:space="0" w:color="000000"/>
                  <w:left w:val="single" w:sz="4" w:space="0" w:color="000000"/>
                  <w:bottom w:val="single" w:sz="4" w:space="0" w:color="000000"/>
                  <w:right w:val="single" w:sz="4" w:space="0" w:color="000000"/>
                </w:tcBorders>
              </w:tcPr>
            </w:tcPrChange>
          </w:tcPr>
          <w:p w14:paraId="58B962B3" w14:textId="3A51EC78" w:rsidR="008A4F87" w:rsidRPr="00302AD4" w:rsidDel="003E4169" w:rsidRDefault="008A4F87" w:rsidP="008A4F87">
            <w:pPr>
              <w:spacing w:line="240" w:lineRule="auto"/>
              <w:rPr>
                <w:del w:id="1944" w:author="MKS CQS" w:date="2025-04-22T15:42:00Z" w16du:dateUtc="2025-04-22T07:42:00Z"/>
                <w:rFonts w:ascii="Arial" w:hAnsi="Arial" w:cs="Arial"/>
                <w:sz w:val="16"/>
                <w:szCs w:val="16"/>
                <w:rPrChange w:id="1945" w:author="MSAR LEGAL" w:date="2025-04-14T10:18:00Z" w16du:dateUtc="2025-04-14T02:18:00Z">
                  <w:rPr>
                    <w:del w:id="1946" w:author="MKS CQS" w:date="2025-04-22T15:42:00Z" w16du:dateUtc="2025-04-22T07:42:00Z"/>
                  </w:rPr>
                </w:rPrChange>
              </w:rPr>
            </w:pPr>
            <w:del w:id="1947" w:author="MKS CQS" w:date="2025-04-22T15:42:00Z" w16du:dateUtc="2025-04-22T07:42:00Z">
              <w:r w:rsidRPr="00302AD4" w:rsidDel="003E4169">
                <w:rPr>
                  <w:rFonts w:ascii="Arial" w:hAnsi="Arial" w:cs="Arial"/>
                  <w:sz w:val="16"/>
                  <w:szCs w:val="16"/>
                  <w:rPrChange w:id="1948" w:author="MSAR LEGAL" w:date="2025-04-14T10:18:00Z" w16du:dateUtc="2025-04-14T02:18:00Z">
                    <w:rPr>
                      <w:sz w:val="20"/>
                    </w:rPr>
                  </w:rPrChange>
                </w:rPr>
                <w:delText xml:space="preserve"> </w:delText>
              </w:r>
            </w:del>
          </w:p>
        </w:tc>
        <w:tc>
          <w:tcPr>
            <w:tcW w:w="839" w:type="pct"/>
            <w:gridSpan w:val="3"/>
            <w:tcBorders>
              <w:top w:val="single" w:sz="4" w:space="0" w:color="000000"/>
              <w:left w:val="single" w:sz="4" w:space="0" w:color="000000"/>
              <w:bottom w:val="single" w:sz="4" w:space="0" w:color="000000"/>
              <w:right w:val="single" w:sz="4" w:space="0" w:color="000000"/>
            </w:tcBorders>
            <w:shd w:val="clear" w:color="auto" w:fill="A5A5A5" w:themeFill="accent3"/>
            <w:tcPrChange w:id="1949" w:author="MKS CQS [2]" w:date="2025-04-22T14:45:00Z" w16du:dateUtc="2025-04-22T06:45:00Z">
              <w:tcPr>
                <w:tcW w:w="989" w:type="pct"/>
                <w:gridSpan w:val="8"/>
                <w:tcBorders>
                  <w:top w:val="single" w:sz="4" w:space="0" w:color="000000"/>
                  <w:left w:val="single" w:sz="4" w:space="0" w:color="000000"/>
                  <w:bottom w:val="single" w:sz="4" w:space="0" w:color="000000"/>
                  <w:right w:val="single" w:sz="4" w:space="0" w:color="000000"/>
                </w:tcBorders>
              </w:tcPr>
            </w:tcPrChange>
          </w:tcPr>
          <w:p w14:paraId="5B0C53C1" w14:textId="616EED27" w:rsidR="008A4F87" w:rsidRPr="00302AD4" w:rsidDel="003E4169" w:rsidRDefault="008A4F87" w:rsidP="008A4F87">
            <w:pPr>
              <w:spacing w:line="240" w:lineRule="auto"/>
              <w:ind w:left="4"/>
              <w:rPr>
                <w:del w:id="1950" w:author="MKS CQS" w:date="2025-04-22T15:42:00Z" w16du:dateUtc="2025-04-22T07:42:00Z"/>
                <w:rFonts w:ascii="Arial" w:hAnsi="Arial" w:cs="Arial"/>
                <w:sz w:val="16"/>
                <w:szCs w:val="16"/>
                <w:rPrChange w:id="1951" w:author="MSAR LEGAL" w:date="2025-04-14T10:18:00Z" w16du:dateUtc="2025-04-14T02:18:00Z">
                  <w:rPr>
                    <w:del w:id="1952" w:author="MKS CQS" w:date="2025-04-22T15:42:00Z" w16du:dateUtc="2025-04-22T07:42:00Z"/>
                  </w:rPr>
                </w:rPrChange>
              </w:rPr>
            </w:pPr>
            <w:del w:id="1953" w:author="MKS CQS" w:date="2025-04-22T15:42:00Z" w16du:dateUtc="2025-04-22T07:42:00Z">
              <w:r w:rsidRPr="00302AD4" w:rsidDel="003E4169">
                <w:rPr>
                  <w:rFonts w:ascii="Arial" w:hAnsi="Arial" w:cs="Arial"/>
                  <w:sz w:val="16"/>
                  <w:szCs w:val="16"/>
                  <w:rPrChange w:id="1954" w:author="MSAR LEGAL" w:date="2025-04-14T10:18:00Z" w16du:dateUtc="2025-04-14T02:18:00Z">
                    <w:rPr>
                      <w:sz w:val="20"/>
                    </w:rPr>
                  </w:rPrChange>
                </w:rPr>
                <w:delText xml:space="preserve"> </w:delText>
              </w:r>
            </w:del>
          </w:p>
        </w:tc>
        <w:tc>
          <w:tcPr>
            <w:tcW w:w="2089" w:type="pct"/>
            <w:gridSpan w:val="8"/>
            <w:tcBorders>
              <w:top w:val="single" w:sz="4" w:space="0" w:color="000000"/>
              <w:left w:val="single" w:sz="4" w:space="0" w:color="000000"/>
              <w:bottom w:val="single" w:sz="4" w:space="0" w:color="000000"/>
              <w:right w:val="single" w:sz="4" w:space="0" w:color="000000"/>
            </w:tcBorders>
            <w:shd w:val="clear" w:color="auto" w:fill="A5A5A5" w:themeFill="accent3"/>
            <w:tcPrChange w:id="1955" w:author="MKS CQS [2]" w:date="2025-04-22T14:45:00Z" w16du:dateUtc="2025-04-22T06:45:00Z">
              <w:tcPr>
                <w:tcW w:w="2087" w:type="pct"/>
                <w:gridSpan w:val="13"/>
                <w:tcBorders>
                  <w:top w:val="single" w:sz="4" w:space="0" w:color="000000"/>
                  <w:left w:val="single" w:sz="4" w:space="0" w:color="000000"/>
                  <w:bottom w:val="single" w:sz="4" w:space="0" w:color="000000"/>
                  <w:right w:val="single" w:sz="4" w:space="0" w:color="000000"/>
                </w:tcBorders>
              </w:tcPr>
            </w:tcPrChange>
          </w:tcPr>
          <w:p w14:paraId="02F5EE15" w14:textId="6FD357B5" w:rsidR="008A4F87" w:rsidRPr="00302AD4" w:rsidDel="003E4169" w:rsidRDefault="008A4F87" w:rsidP="008A4F87">
            <w:pPr>
              <w:spacing w:line="240" w:lineRule="auto"/>
              <w:ind w:left="4"/>
              <w:rPr>
                <w:del w:id="1956" w:author="MKS CQS" w:date="2025-04-22T15:42:00Z" w16du:dateUtc="2025-04-22T07:42:00Z"/>
                <w:rFonts w:ascii="Arial" w:hAnsi="Arial" w:cs="Arial"/>
                <w:sz w:val="16"/>
                <w:szCs w:val="16"/>
                <w:rPrChange w:id="1957" w:author="MSAR LEGAL" w:date="2025-04-14T10:18:00Z" w16du:dateUtc="2025-04-14T02:18:00Z">
                  <w:rPr>
                    <w:del w:id="1958" w:author="MKS CQS" w:date="2025-04-22T15:42:00Z" w16du:dateUtc="2025-04-22T07:42:00Z"/>
                  </w:rPr>
                </w:rPrChange>
              </w:rPr>
            </w:pPr>
            <w:del w:id="1959" w:author="MKS CQS" w:date="2025-04-22T15:42:00Z" w16du:dateUtc="2025-04-22T07:42:00Z">
              <w:r w:rsidRPr="00302AD4" w:rsidDel="003E4169">
                <w:rPr>
                  <w:rFonts w:ascii="Arial" w:hAnsi="Arial" w:cs="Arial"/>
                  <w:sz w:val="16"/>
                  <w:szCs w:val="16"/>
                  <w:rPrChange w:id="1960" w:author="MSAR LEGAL" w:date="2025-04-14T10:18:00Z" w16du:dateUtc="2025-04-14T02:18:00Z">
                    <w:rPr>
                      <w:sz w:val="20"/>
                    </w:rPr>
                  </w:rPrChange>
                </w:rPr>
                <w:delText xml:space="preserve">Optical Time Domain Reflectometer (OTDR) </w:delText>
              </w:r>
            </w:del>
          </w:p>
        </w:tc>
        <w:tc>
          <w:tcPr>
            <w:tcW w:w="1002" w:type="pct"/>
            <w:gridSpan w:val="3"/>
            <w:tcBorders>
              <w:top w:val="single" w:sz="4" w:space="0" w:color="000000"/>
              <w:left w:val="single" w:sz="4" w:space="0" w:color="000000"/>
              <w:bottom w:val="single" w:sz="4" w:space="0" w:color="000000"/>
              <w:right w:val="single" w:sz="4" w:space="0" w:color="000000"/>
            </w:tcBorders>
            <w:shd w:val="clear" w:color="auto" w:fill="A5A5A5" w:themeFill="accent3"/>
            <w:tcPrChange w:id="1961" w:author="MKS CQS [2]" w:date="2025-04-22T14:45:00Z" w16du:dateUtc="2025-04-22T06:45:00Z">
              <w:tcPr>
                <w:tcW w:w="1000" w:type="pct"/>
                <w:gridSpan w:val="7"/>
                <w:tcBorders>
                  <w:top w:val="single" w:sz="4" w:space="0" w:color="000000"/>
                  <w:left w:val="single" w:sz="4" w:space="0" w:color="000000"/>
                  <w:bottom w:val="single" w:sz="4" w:space="0" w:color="000000"/>
                  <w:right w:val="single" w:sz="4" w:space="0" w:color="000000"/>
                </w:tcBorders>
              </w:tcPr>
            </w:tcPrChange>
          </w:tcPr>
          <w:p w14:paraId="2FBB3C60" w14:textId="26504B61" w:rsidR="008A4F87" w:rsidRPr="00302AD4" w:rsidDel="003E4169" w:rsidRDefault="008A4F87" w:rsidP="008A4F87">
            <w:pPr>
              <w:spacing w:line="240" w:lineRule="auto"/>
              <w:ind w:left="4"/>
              <w:rPr>
                <w:del w:id="1962" w:author="MKS CQS" w:date="2025-04-22T15:42:00Z" w16du:dateUtc="2025-04-22T07:42:00Z"/>
                <w:rFonts w:ascii="Arial" w:hAnsi="Arial" w:cs="Arial"/>
                <w:sz w:val="16"/>
                <w:szCs w:val="16"/>
                <w:rPrChange w:id="1963" w:author="MSAR LEGAL" w:date="2025-04-14T10:18:00Z" w16du:dateUtc="2025-04-14T02:18:00Z">
                  <w:rPr>
                    <w:del w:id="1964" w:author="MKS CQS" w:date="2025-04-22T15:42:00Z" w16du:dateUtc="2025-04-22T07:42:00Z"/>
                  </w:rPr>
                </w:rPrChange>
              </w:rPr>
            </w:pPr>
            <w:del w:id="1965" w:author="MKS CQS" w:date="2025-04-22T15:42:00Z" w16du:dateUtc="2025-04-22T07:42:00Z">
              <w:r w:rsidRPr="00302AD4" w:rsidDel="003E4169">
                <w:rPr>
                  <w:rFonts w:ascii="Arial" w:hAnsi="Arial" w:cs="Arial"/>
                  <w:sz w:val="16"/>
                  <w:szCs w:val="16"/>
                  <w:rPrChange w:id="1966" w:author="MSAR LEGAL" w:date="2025-04-14T10:18:00Z" w16du:dateUtc="2025-04-14T02:18:00Z">
                    <w:rPr>
                      <w:sz w:val="20"/>
                    </w:rPr>
                  </w:rPrChange>
                </w:rPr>
                <w:delText xml:space="preserve"> </w:delText>
              </w:r>
            </w:del>
          </w:p>
        </w:tc>
      </w:tr>
      <w:tr w:rsidR="001D5B88" w:rsidRPr="00302AD4" w:rsidDel="003E4169" w14:paraId="40C13C6C" w14:textId="75CF25C3" w:rsidTr="002C017D">
        <w:tblPrEx>
          <w:tblPrExChange w:id="1967" w:author="MKS CQS [2]" w:date="2025-04-22T14:45:00Z" w16du:dateUtc="2025-04-22T06:45:00Z">
            <w:tblPrEx>
              <w:tblLayout w:type="fixed"/>
            </w:tblPrEx>
          </w:tblPrExChange>
        </w:tblPrEx>
        <w:trPr>
          <w:trHeight w:val="276"/>
          <w:ins w:id="1968" w:author="Fadhilah Razak" w:date="2025-04-22T11:57:00Z"/>
          <w:del w:id="1969" w:author="MKS CQS" w:date="2025-04-22T15:42:00Z"/>
          <w:trPrChange w:id="1970" w:author="MKS CQS [2]" w:date="2025-04-22T14:45:00Z" w16du:dateUtc="2025-04-22T06:45:00Z">
            <w:trPr>
              <w:trHeight w:val="276"/>
            </w:trPr>
          </w:trPrChange>
        </w:trPr>
        <w:tc>
          <w:tcPr>
            <w:tcW w:w="555" w:type="pct"/>
            <w:gridSpan w:val="2"/>
            <w:tcBorders>
              <w:top w:val="single" w:sz="4" w:space="0" w:color="000000"/>
              <w:left w:val="single" w:sz="4" w:space="0" w:color="000000"/>
              <w:bottom w:val="single" w:sz="4" w:space="0" w:color="000000"/>
              <w:right w:val="single" w:sz="4" w:space="0" w:color="000000"/>
            </w:tcBorders>
            <w:shd w:val="clear" w:color="auto" w:fill="A5A5A5" w:themeFill="accent3"/>
            <w:tcPrChange w:id="1971" w:author="MKS CQS [2]" w:date="2025-04-22T14:45:00Z" w16du:dateUtc="2025-04-22T06:45:00Z">
              <w:tcPr>
                <w:tcW w:w="555" w:type="pct"/>
                <w:gridSpan w:val="3"/>
                <w:tcBorders>
                  <w:top w:val="single" w:sz="4" w:space="0" w:color="000000"/>
                  <w:left w:val="single" w:sz="4" w:space="0" w:color="000000"/>
                  <w:bottom w:val="single" w:sz="4" w:space="0" w:color="000000"/>
                  <w:right w:val="single" w:sz="4" w:space="0" w:color="000000"/>
                </w:tcBorders>
              </w:tcPr>
            </w:tcPrChange>
          </w:tcPr>
          <w:p w14:paraId="1FB43ABC" w14:textId="5397E809" w:rsidR="001D5B88" w:rsidRPr="001D5B88" w:rsidDel="003E4169" w:rsidRDefault="001D5B88" w:rsidP="008A4F87">
            <w:pPr>
              <w:spacing w:line="240" w:lineRule="auto"/>
              <w:ind w:left="5"/>
              <w:rPr>
                <w:ins w:id="1972" w:author="Fadhilah Razak" w:date="2025-04-22T11:57:00Z" w16du:dateUtc="2025-04-22T03:57:00Z"/>
                <w:del w:id="1973" w:author="MKS CQS" w:date="2025-04-22T15:42:00Z" w16du:dateUtc="2025-04-22T07:42:00Z"/>
                <w:rFonts w:ascii="Arial" w:hAnsi="Arial" w:cs="Arial"/>
                <w:sz w:val="16"/>
                <w:szCs w:val="16"/>
              </w:rPr>
            </w:pPr>
          </w:p>
        </w:tc>
        <w:tc>
          <w:tcPr>
            <w:tcW w:w="515" w:type="pct"/>
            <w:gridSpan w:val="3"/>
            <w:tcBorders>
              <w:top w:val="single" w:sz="4" w:space="0" w:color="000000"/>
              <w:left w:val="single" w:sz="4" w:space="0" w:color="000000"/>
              <w:bottom w:val="single" w:sz="4" w:space="0" w:color="000000"/>
              <w:right w:val="single" w:sz="4" w:space="0" w:color="000000"/>
            </w:tcBorders>
            <w:shd w:val="clear" w:color="auto" w:fill="A5A5A5" w:themeFill="accent3"/>
            <w:tcPrChange w:id="1974" w:author="MKS CQS [2]" w:date="2025-04-22T14:45:00Z" w16du:dateUtc="2025-04-22T06:45:00Z">
              <w:tcPr>
                <w:tcW w:w="515" w:type="pct"/>
                <w:gridSpan w:val="6"/>
                <w:tcBorders>
                  <w:top w:val="single" w:sz="4" w:space="0" w:color="000000"/>
                  <w:left w:val="single" w:sz="4" w:space="0" w:color="000000"/>
                  <w:bottom w:val="single" w:sz="4" w:space="0" w:color="000000"/>
                  <w:right w:val="single" w:sz="4" w:space="0" w:color="000000"/>
                </w:tcBorders>
              </w:tcPr>
            </w:tcPrChange>
          </w:tcPr>
          <w:p w14:paraId="603E100B" w14:textId="05AD8142" w:rsidR="001D5B88" w:rsidRPr="001D5B88" w:rsidDel="003E4169" w:rsidRDefault="001D5B88" w:rsidP="008A4F87">
            <w:pPr>
              <w:spacing w:line="240" w:lineRule="auto"/>
              <w:rPr>
                <w:ins w:id="1975" w:author="Fadhilah Razak" w:date="2025-04-22T11:57:00Z" w16du:dateUtc="2025-04-22T03:57:00Z"/>
                <w:del w:id="1976" w:author="MKS CQS" w:date="2025-04-22T15:42:00Z" w16du:dateUtc="2025-04-22T07:42:00Z"/>
                <w:rFonts w:ascii="Arial" w:hAnsi="Arial" w:cs="Arial"/>
                <w:sz w:val="16"/>
                <w:szCs w:val="16"/>
                <w:highlight w:val="yellow"/>
                <w:rPrChange w:id="1977" w:author="Fadhilah Razak" w:date="2025-04-22T11:58:00Z" w16du:dateUtc="2025-04-22T03:58:00Z">
                  <w:rPr>
                    <w:ins w:id="1978" w:author="Fadhilah Razak" w:date="2025-04-22T11:57:00Z" w16du:dateUtc="2025-04-22T03:57:00Z"/>
                    <w:del w:id="1979" w:author="MKS CQS" w:date="2025-04-22T15:42:00Z" w16du:dateUtc="2025-04-22T07:42:00Z"/>
                    <w:rFonts w:ascii="Arial" w:hAnsi="Arial" w:cs="Arial"/>
                    <w:sz w:val="16"/>
                    <w:szCs w:val="16"/>
                  </w:rPr>
                </w:rPrChange>
              </w:rPr>
            </w:pPr>
          </w:p>
        </w:tc>
        <w:tc>
          <w:tcPr>
            <w:tcW w:w="839" w:type="pct"/>
            <w:gridSpan w:val="3"/>
            <w:tcBorders>
              <w:top w:val="single" w:sz="4" w:space="0" w:color="000000"/>
              <w:left w:val="single" w:sz="4" w:space="0" w:color="000000"/>
              <w:bottom w:val="single" w:sz="4" w:space="0" w:color="000000"/>
              <w:right w:val="single" w:sz="4" w:space="0" w:color="000000"/>
            </w:tcBorders>
            <w:shd w:val="clear" w:color="auto" w:fill="A5A5A5" w:themeFill="accent3"/>
            <w:tcPrChange w:id="1980" w:author="MKS CQS [2]" w:date="2025-04-22T14:45:00Z" w16du:dateUtc="2025-04-22T06:45:00Z">
              <w:tcPr>
                <w:tcW w:w="839" w:type="pct"/>
                <w:gridSpan w:val="5"/>
                <w:tcBorders>
                  <w:top w:val="single" w:sz="4" w:space="0" w:color="000000"/>
                  <w:left w:val="single" w:sz="4" w:space="0" w:color="000000"/>
                  <w:bottom w:val="single" w:sz="4" w:space="0" w:color="000000"/>
                  <w:right w:val="single" w:sz="4" w:space="0" w:color="000000"/>
                </w:tcBorders>
              </w:tcPr>
            </w:tcPrChange>
          </w:tcPr>
          <w:p w14:paraId="47FA565B" w14:textId="6C44683D" w:rsidR="001D5B88" w:rsidRPr="001D5B88" w:rsidDel="003E4169" w:rsidRDefault="001D5B88" w:rsidP="008A4F87">
            <w:pPr>
              <w:spacing w:line="240" w:lineRule="auto"/>
              <w:ind w:left="4"/>
              <w:rPr>
                <w:ins w:id="1981" w:author="Fadhilah Razak" w:date="2025-04-22T11:57:00Z" w16du:dateUtc="2025-04-22T03:57:00Z"/>
                <w:del w:id="1982" w:author="MKS CQS" w:date="2025-04-22T15:42:00Z" w16du:dateUtc="2025-04-22T07:42:00Z"/>
                <w:rFonts w:ascii="Arial" w:hAnsi="Arial" w:cs="Arial"/>
                <w:sz w:val="16"/>
                <w:szCs w:val="16"/>
              </w:rPr>
            </w:pPr>
          </w:p>
        </w:tc>
        <w:tc>
          <w:tcPr>
            <w:tcW w:w="2089" w:type="pct"/>
            <w:gridSpan w:val="8"/>
            <w:tcBorders>
              <w:top w:val="single" w:sz="4" w:space="0" w:color="000000"/>
              <w:left w:val="single" w:sz="4" w:space="0" w:color="000000"/>
              <w:bottom w:val="single" w:sz="4" w:space="0" w:color="000000"/>
              <w:right w:val="single" w:sz="4" w:space="0" w:color="000000"/>
            </w:tcBorders>
            <w:shd w:val="clear" w:color="auto" w:fill="A5A5A5" w:themeFill="accent3"/>
            <w:tcPrChange w:id="1983" w:author="MKS CQS [2]" w:date="2025-04-22T14:45:00Z" w16du:dateUtc="2025-04-22T06:45:00Z">
              <w:tcPr>
                <w:tcW w:w="2089" w:type="pct"/>
                <w:gridSpan w:val="14"/>
                <w:tcBorders>
                  <w:top w:val="single" w:sz="4" w:space="0" w:color="000000"/>
                  <w:left w:val="single" w:sz="4" w:space="0" w:color="000000"/>
                  <w:bottom w:val="single" w:sz="4" w:space="0" w:color="000000"/>
                  <w:right w:val="single" w:sz="4" w:space="0" w:color="000000"/>
                </w:tcBorders>
              </w:tcPr>
            </w:tcPrChange>
          </w:tcPr>
          <w:p w14:paraId="69CFAB29" w14:textId="6D6F5625" w:rsidR="001D5B88" w:rsidRPr="001D5B88" w:rsidDel="003E4169" w:rsidRDefault="001D5B88" w:rsidP="008A4F87">
            <w:pPr>
              <w:spacing w:line="240" w:lineRule="auto"/>
              <w:ind w:left="4"/>
              <w:rPr>
                <w:ins w:id="1984" w:author="Fadhilah Razak" w:date="2025-04-22T11:57:00Z" w16du:dateUtc="2025-04-22T03:57:00Z"/>
                <w:del w:id="1985" w:author="MKS CQS" w:date="2025-04-22T15:42:00Z" w16du:dateUtc="2025-04-22T07:42:00Z"/>
                <w:rFonts w:ascii="Arial" w:hAnsi="Arial" w:cs="Arial"/>
                <w:sz w:val="16"/>
                <w:szCs w:val="16"/>
              </w:rPr>
            </w:pPr>
            <w:ins w:id="1986" w:author="Fadhilah Razak" w:date="2025-04-22T11:58:00Z" w16du:dateUtc="2025-04-22T03:58:00Z">
              <w:del w:id="1987" w:author="MKS CQS" w:date="2025-04-22T15:42:00Z" w16du:dateUtc="2025-04-22T07:42:00Z">
                <w:r w:rsidRPr="001D5B88" w:rsidDel="003E4169">
                  <w:rPr>
                    <w:rFonts w:ascii="Arial" w:hAnsi="Arial" w:cs="Arial"/>
                    <w:sz w:val="16"/>
                    <w:szCs w:val="16"/>
                    <w:rPrChange w:id="1988" w:author="Fadhilah Razak" w:date="2025-04-22T11:58:00Z" w16du:dateUtc="2025-04-22T03:58:00Z">
                      <w:rPr>
                        <w:rFonts w:ascii="Arial" w:hAnsi="Arial" w:cs="Arial"/>
                        <w:sz w:val="16"/>
                        <w:szCs w:val="16"/>
                        <w:highlight w:val="yellow"/>
                      </w:rPr>
                    </w:rPrChange>
                  </w:rPr>
                  <w:delText xml:space="preserve">ISP </w:delText>
                </w:r>
              </w:del>
            </w:ins>
            <w:ins w:id="1989" w:author="Fadhilah Razak" w:date="2025-04-22T11:57:00Z" w16du:dateUtc="2025-04-22T03:57:00Z">
              <w:del w:id="1990" w:author="MKS CQS" w:date="2025-04-22T15:42:00Z" w16du:dateUtc="2025-04-22T07:42:00Z">
                <w:r w:rsidRPr="001D5B88" w:rsidDel="003E4169">
                  <w:rPr>
                    <w:rFonts w:ascii="Arial" w:hAnsi="Arial" w:cs="Arial"/>
                    <w:sz w:val="16"/>
                    <w:szCs w:val="16"/>
                  </w:rPr>
                  <w:delText>Test Gear</w:delText>
                </w:r>
              </w:del>
            </w:ins>
            <w:ins w:id="1991" w:author="Fadhilah Razak" w:date="2025-04-22T11:58:00Z" w16du:dateUtc="2025-04-22T03:58:00Z">
              <w:del w:id="1992" w:author="MKS CQS" w:date="2025-04-22T15:42:00Z" w16du:dateUtc="2025-04-22T07:42:00Z">
                <w:r w:rsidDel="003E4169">
                  <w:rPr>
                    <w:rFonts w:ascii="Arial" w:hAnsi="Arial" w:cs="Arial"/>
                    <w:sz w:val="16"/>
                    <w:szCs w:val="16"/>
                  </w:rPr>
                  <w:delText xml:space="preserve"> </w:delText>
                </w:r>
              </w:del>
            </w:ins>
          </w:p>
        </w:tc>
        <w:tc>
          <w:tcPr>
            <w:tcW w:w="1002" w:type="pct"/>
            <w:gridSpan w:val="3"/>
            <w:tcBorders>
              <w:top w:val="single" w:sz="4" w:space="0" w:color="000000"/>
              <w:left w:val="single" w:sz="4" w:space="0" w:color="000000"/>
              <w:bottom w:val="single" w:sz="4" w:space="0" w:color="000000"/>
              <w:right w:val="single" w:sz="4" w:space="0" w:color="000000"/>
            </w:tcBorders>
            <w:shd w:val="clear" w:color="auto" w:fill="A5A5A5" w:themeFill="accent3"/>
            <w:tcPrChange w:id="1993" w:author="MKS CQS [2]" w:date="2025-04-22T14:45:00Z" w16du:dateUtc="2025-04-22T06:45:00Z">
              <w:tcPr>
                <w:tcW w:w="1002" w:type="pct"/>
                <w:gridSpan w:val="8"/>
                <w:tcBorders>
                  <w:top w:val="single" w:sz="4" w:space="0" w:color="000000"/>
                  <w:left w:val="single" w:sz="4" w:space="0" w:color="000000"/>
                  <w:bottom w:val="single" w:sz="4" w:space="0" w:color="000000"/>
                  <w:right w:val="single" w:sz="4" w:space="0" w:color="000000"/>
                </w:tcBorders>
              </w:tcPr>
            </w:tcPrChange>
          </w:tcPr>
          <w:p w14:paraId="5EE63662" w14:textId="6348AAD9" w:rsidR="001D5B88" w:rsidRPr="001D5B88" w:rsidDel="003E4169" w:rsidRDefault="001D5B88" w:rsidP="008A4F87">
            <w:pPr>
              <w:spacing w:line="240" w:lineRule="auto"/>
              <w:ind w:left="4"/>
              <w:rPr>
                <w:ins w:id="1994" w:author="Fadhilah Razak" w:date="2025-04-22T11:57:00Z" w16du:dateUtc="2025-04-22T03:57:00Z"/>
                <w:del w:id="1995" w:author="MKS CQS" w:date="2025-04-22T15:42:00Z" w16du:dateUtc="2025-04-22T07:42:00Z"/>
                <w:rFonts w:ascii="Arial" w:hAnsi="Arial" w:cs="Arial"/>
                <w:sz w:val="16"/>
                <w:szCs w:val="16"/>
                <w:highlight w:val="yellow"/>
                <w:rPrChange w:id="1996" w:author="Fadhilah Razak" w:date="2025-04-22T11:58:00Z" w16du:dateUtc="2025-04-22T03:58:00Z">
                  <w:rPr>
                    <w:ins w:id="1997" w:author="Fadhilah Razak" w:date="2025-04-22T11:57:00Z" w16du:dateUtc="2025-04-22T03:57:00Z"/>
                    <w:del w:id="1998" w:author="MKS CQS" w:date="2025-04-22T15:42:00Z" w16du:dateUtc="2025-04-22T07:42:00Z"/>
                    <w:rFonts w:ascii="Arial" w:hAnsi="Arial" w:cs="Arial"/>
                    <w:sz w:val="16"/>
                    <w:szCs w:val="16"/>
                  </w:rPr>
                </w:rPrChange>
              </w:rPr>
            </w:pPr>
          </w:p>
        </w:tc>
      </w:tr>
      <w:tr w:rsidR="00706A7D" w:rsidRPr="00302AD4" w14:paraId="592D832D" w14:textId="77777777" w:rsidTr="00706A7D">
        <w:tblPrEx>
          <w:tblPrExChange w:id="1999" w:author="MKS CQS" w:date="2025-04-15T12:53:00Z" w16du:dateUtc="2025-04-15T04:53:00Z">
            <w:tblPrEx>
              <w:tblLayout w:type="fixed"/>
            </w:tblPrEx>
          </w:tblPrExChange>
        </w:tblPrEx>
        <w:trPr>
          <w:trHeight w:val="393"/>
          <w:ins w:id="2000" w:author="MKS CQS" w:date="2025-04-15T12:51:00Z"/>
          <w:trPrChange w:id="2001" w:author="MKS CQS" w:date="2025-04-15T12:53:00Z" w16du:dateUtc="2025-04-15T04:53:00Z">
            <w:trPr>
              <w:trHeight w:val="500"/>
            </w:trPr>
          </w:trPrChange>
        </w:trPr>
        <w:tc>
          <w:tcPr>
            <w:tcW w:w="5000" w:type="pct"/>
            <w:gridSpan w:val="19"/>
            <w:tcBorders>
              <w:top w:val="single" w:sz="4" w:space="0" w:color="000000"/>
              <w:left w:val="single" w:sz="4" w:space="0" w:color="000000"/>
              <w:bottom w:val="single" w:sz="4" w:space="0" w:color="000000"/>
              <w:right w:val="single" w:sz="4" w:space="0" w:color="000000"/>
            </w:tcBorders>
            <w:tcPrChange w:id="2002" w:author="MKS CQS" w:date="2025-04-15T12:53:00Z" w16du:dateUtc="2025-04-15T04:53:00Z">
              <w:tcPr>
                <w:tcW w:w="5000" w:type="pct"/>
                <w:gridSpan w:val="36"/>
                <w:tcBorders>
                  <w:top w:val="single" w:sz="4" w:space="0" w:color="000000"/>
                  <w:left w:val="single" w:sz="4" w:space="0" w:color="000000"/>
                  <w:bottom w:val="single" w:sz="4" w:space="0" w:color="000000"/>
                  <w:right w:val="single" w:sz="4" w:space="0" w:color="000000"/>
                </w:tcBorders>
              </w:tcPr>
            </w:tcPrChange>
          </w:tcPr>
          <w:p w14:paraId="37EED18C" w14:textId="77777777" w:rsidR="00706A7D" w:rsidRDefault="00706A7D" w:rsidP="00706A7D">
            <w:pPr>
              <w:spacing w:line="240" w:lineRule="auto"/>
              <w:ind w:left="4"/>
              <w:rPr>
                <w:ins w:id="2003" w:author="MKS CQS" w:date="2025-04-15T12:53:00Z" w16du:dateUtc="2025-04-15T04:53:00Z"/>
                <w:rFonts w:ascii="Arial" w:hAnsi="Arial" w:cs="Arial"/>
                <w:sz w:val="16"/>
                <w:szCs w:val="16"/>
              </w:rPr>
            </w:pPr>
          </w:p>
          <w:p w14:paraId="72206DB8" w14:textId="432F869E" w:rsidR="004D576F" w:rsidRPr="00FA4923" w:rsidRDefault="001D5B88">
            <w:pPr>
              <w:spacing w:line="240" w:lineRule="auto"/>
              <w:ind w:left="4"/>
              <w:rPr>
                <w:ins w:id="2004" w:author="MKS CQS" w:date="2025-04-22T16:00:00Z" w16du:dateUtc="2025-04-22T08:00:00Z"/>
                <w:rFonts w:ascii="Arial" w:hAnsi="Arial" w:cs="Arial"/>
                <w:b/>
                <w:bCs/>
                <w:sz w:val="16"/>
                <w:szCs w:val="16"/>
              </w:rPr>
              <w:pPrChange w:id="2005" w:author="MKS CQS" w:date="2025-04-22T16:02:00Z" w16du:dateUtc="2025-04-22T08:02:00Z">
                <w:pPr>
                  <w:spacing w:line="240" w:lineRule="auto"/>
                </w:pPr>
              </w:pPrChange>
            </w:pPr>
            <w:ins w:id="2006" w:author="Fadhilah Razak" w:date="2025-04-22T11:54:00Z" w16du:dateUtc="2025-04-22T03:54:00Z">
              <w:del w:id="2007" w:author="MKS CQS" w:date="2025-04-22T15:56:00Z" w16du:dateUtc="2025-04-22T07:56:00Z">
                <w:r w:rsidDel="004D576F">
                  <w:rPr>
                    <w:rFonts w:ascii="Arial" w:hAnsi="Arial" w:cs="Arial"/>
                    <w:b/>
                    <w:bCs/>
                    <w:sz w:val="16"/>
                    <w:szCs w:val="16"/>
                  </w:rPr>
                  <w:delText xml:space="preserve"> / </w:delText>
                </w:r>
              </w:del>
              <w:del w:id="2008" w:author="MKS CQS" w:date="2025-04-22T16:02:00Z" w16du:dateUtc="2025-04-22T08:02:00Z">
                <w:r w:rsidDel="004D576F">
                  <w:rPr>
                    <w:rFonts w:ascii="Arial" w:hAnsi="Arial" w:cs="Arial"/>
                    <w:b/>
                    <w:bCs/>
                    <w:sz w:val="16"/>
                    <w:szCs w:val="16"/>
                  </w:rPr>
                  <w:delText>Project Track Record</w:delText>
                </w:r>
              </w:del>
            </w:ins>
            <w:ins w:id="2009" w:author="MKS CQS" w:date="2025-04-22T16:00:00Z" w16du:dateUtc="2025-04-22T08:00:00Z">
              <w:r w:rsidR="004D576F">
                <w:rPr>
                  <w:rFonts w:ascii="Arial" w:hAnsi="Arial" w:cs="Arial"/>
                  <w:b/>
                  <w:bCs/>
                  <w:sz w:val="16"/>
                  <w:szCs w:val="16"/>
                </w:rPr>
                <w:t>Current Projects</w:t>
              </w:r>
            </w:ins>
          </w:p>
          <w:p w14:paraId="489A43A9" w14:textId="77777777" w:rsidR="004D576F" w:rsidRDefault="004D576F" w:rsidP="004D576F">
            <w:pPr>
              <w:spacing w:line="240" w:lineRule="auto"/>
              <w:ind w:left="4"/>
              <w:rPr>
                <w:ins w:id="2010" w:author="MKS CQS" w:date="2025-04-22T16:02:00Z" w16du:dateUtc="2025-04-22T08:02:00Z"/>
                <w:rFonts w:ascii="Arial" w:hAnsi="Arial" w:cs="Arial"/>
                <w:sz w:val="16"/>
                <w:szCs w:val="16"/>
              </w:rPr>
            </w:pPr>
            <w:ins w:id="2011" w:author="MKS CQS" w:date="2025-04-22T15:58:00Z" w16du:dateUtc="2025-04-22T07:58:00Z">
              <w:r w:rsidRPr="004D576F">
                <w:rPr>
                  <w:rFonts w:ascii="Arial" w:hAnsi="Arial" w:cs="Arial"/>
                  <w:sz w:val="16"/>
                  <w:szCs w:val="16"/>
                </w:rPr>
                <w:t xml:space="preserve">The Contractor is required </w:t>
              </w:r>
            </w:ins>
            <w:ins w:id="2012" w:author="MKS CQS" w:date="2025-04-22T16:01:00Z" w16du:dateUtc="2025-04-22T08:01:00Z">
              <w:r w:rsidRPr="00FA4923">
                <w:rPr>
                  <w:rFonts w:ascii="Arial" w:hAnsi="Arial" w:cs="Arial"/>
                  <w:sz w:val="16"/>
                  <w:szCs w:val="16"/>
                </w:rPr>
                <w:t xml:space="preserve">to complete the form </w:t>
              </w:r>
              <w:r>
                <w:rPr>
                  <w:rFonts w:ascii="Arial" w:hAnsi="Arial" w:cs="Arial"/>
                  <w:sz w:val="16"/>
                  <w:szCs w:val="16"/>
                </w:rPr>
                <w:t xml:space="preserve">in </w:t>
              </w:r>
              <w:r w:rsidRPr="00FA4923">
                <w:rPr>
                  <w:rFonts w:ascii="Arial" w:hAnsi="Arial" w:cs="Arial"/>
                  <w:b/>
                  <w:bCs/>
                  <w:sz w:val="16"/>
                  <w:szCs w:val="16"/>
                </w:rPr>
                <w:t xml:space="preserve">Appendix </w:t>
              </w:r>
              <w:r>
                <w:rPr>
                  <w:rFonts w:ascii="Arial" w:hAnsi="Arial" w:cs="Arial"/>
                  <w:b/>
                  <w:bCs/>
                  <w:sz w:val="16"/>
                  <w:szCs w:val="16"/>
                </w:rPr>
                <w:t xml:space="preserve">D </w:t>
              </w:r>
              <w:r w:rsidRPr="00FA4923">
                <w:rPr>
                  <w:rFonts w:ascii="Arial" w:hAnsi="Arial" w:cs="Arial"/>
                  <w:sz w:val="16"/>
                  <w:szCs w:val="16"/>
                </w:rPr>
                <w:t>by</w:t>
              </w:r>
              <w:r w:rsidRPr="004D576F">
                <w:rPr>
                  <w:rFonts w:ascii="Arial" w:hAnsi="Arial" w:cs="Arial"/>
                  <w:sz w:val="16"/>
                  <w:szCs w:val="16"/>
                </w:rPr>
                <w:t xml:space="preserve"> provid</w:t>
              </w:r>
              <w:r>
                <w:rPr>
                  <w:rFonts w:ascii="Arial" w:hAnsi="Arial" w:cs="Arial"/>
                  <w:sz w:val="16"/>
                  <w:szCs w:val="16"/>
                </w:rPr>
                <w:t>ing</w:t>
              </w:r>
              <w:r w:rsidRPr="004D576F">
                <w:rPr>
                  <w:rFonts w:ascii="Arial" w:hAnsi="Arial" w:cs="Arial"/>
                  <w:sz w:val="16"/>
                  <w:szCs w:val="16"/>
                </w:rPr>
                <w:t xml:space="preserve"> </w:t>
              </w:r>
            </w:ins>
            <w:ins w:id="2013" w:author="MKS CQS" w:date="2025-04-22T15:58:00Z" w16du:dateUtc="2025-04-22T07:58:00Z">
              <w:r w:rsidRPr="004D576F">
                <w:rPr>
                  <w:rFonts w:ascii="Arial" w:hAnsi="Arial" w:cs="Arial"/>
                  <w:sz w:val="16"/>
                  <w:szCs w:val="16"/>
                </w:rPr>
                <w:t xml:space="preserve">details of all current projects undertaken by the company. </w:t>
              </w:r>
            </w:ins>
          </w:p>
          <w:p w14:paraId="55708866" w14:textId="430EC0E0" w:rsidR="004D576F" w:rsidRPr="00706A7D" w:rsidRDefault="004D576F" w:rsidP="004D576F">
            <w:pPr>
              <w:spacing w:line="240" w:lineRule="auto"/>
              <w:ind w:left="4"/>
              <w:rPr>
                <w:ins w:id="2014" w:author="MKS CQS" w:date="2025-04-15T12:51:00Z" w16du:dateUtc="2025-04-15T04:51:00Z"/>
                <w:rFonts w:ascii="Arial" w:hAnsi="Arial" w:cs="Arial"/>
                <w:sz w:val="16"/>
                <w:szCs w:val="16"/>
              </w:rPr>
            </w:pPr>
          </w:p>
        </w:tc>
      </w:tr>
      <w:tr w:rsidR="00EA1A00" w:rsidRPr="00302AD4" w14:paraId="3E43A28A" w14:textId="77777777" w:rsidTr="00384EB5">
        <w:trPr>
          <w:trHeight w:val="252"/>
          <w:ins w:id="2015" w:author="MKS CQS" w:date="2025-04-15T12:59:00Z"/>
        </w:trPr>
        <w:tc>
          <w:tcPr>
            <w:tcW w:w="5000" w:type="pct"/>
            <w:gridSpan w:val="19"/>
            <w:tcBorders>
              <w:top w:val="single" w:sz="4" w:space="0" w:color="000000"/>
              <w:left w:val="single" w:sz="4" w:space="0" w:color="000000"/>
              <w:bottom w:val="single" w:sz="4" w:space="0" w:color="000000"/>
              <w:right w:val="single" w:sz="4" w:space="0" w:color="000000"/>
            </w:tcBorders>
            <w:shd w:val="clear" w:color="auto" w:fill="D9D9D9"/>
          </w:tcPr>
          <w:p w14:paraId="0D48D5ED" w14:textId="75FCA2B8" w:rsidR="00EA1A00" w:rsidRPr="00384EB5" w:rsidRDefault="001D5B88" w:rsidP="00384EB5">
            <w:pPr>
              <w:spacing w:line="240" w:lineRule="auto"/>
              <w:ind w:left="5"/>
              <w:rPr>
                <w:ins w:id="2016" w:author="MKS CQS" w:date="2025-04-15T12:59:00Z" w16du:dateUtc="2025-04-15T04:59:00Z"/>
                <w:rFonts w:ascii="Arial" w:hAnsi="Arial" w:cs="Arial"/>
                <w:sz w:val="16"/>
                <w:szCs w:val="16"/>
              </w:rPr>
            </w:pPr>
            <w:ins w:id="2017" w:author="Fadhilah Razak" w:date="2025-04-22T11:56:00Z" w16du:dateUtc="2025-04-22T03:56:00Z">
              <w:del w:id="2018" w:author="MKS CQS" w:date="2025-04-22T16:01:00Z" w16du:dateUtc="2025-04-22T08:01:00Z">
                <w:r w:rsidDel="004D576F">
                  <w:rPr>
                    <w:rFonts w:ascii="Arial" w:hAnsi="Arial" w:cs="Arial"/>
                    <w:b/>
                    <w:bCs/>
                    <w:sz w:val="16"/>
                    <w:szCs w:val="16"/>
                  </w:rPr>
                  <w:delText xml:space="preserve"> / Operator / Third Party</w:delText>
                </w:r>
              </w:del>
            </w:ins>
            <w:ins w:id="2019" w:author="MKS CQS" w:date="2025-04-15T12:59:00Z" w16du:dateUtc="2025-04-15T04:59:00Z">
              <w:r w:rsidR="00EA1A00" w:rsidRPr="00EA1A00">
                <w:rPr>
                  <w:rFonts w:ascii="Arial" w:hAnsi="Arial" w:cs="Arial"/>
                  <w:b/>
                  <w:sz w:val="16"/>
                  <w:szCs w:val="16"/>
                </w:rPr>
                <w:t>Part G: Contact Details</w:t>
              </w:r>
            </w:ins>
          </w:p>
        </w:tc>
      </w:tr>
      <w:tr w:rsidR="00EA1A00" w:rsidRPr="00302AD4" w14:paraId="271FA0DC" w14:textId="77777777" w:rsidTr="00EA1A00">
        <w:tblPrEx>
          <w:tblPrExChange w:id="2020" w:author="MKS CQS" w:date="2025-04-15T13:00:00Z" w16du:dateUtc="2025-04-15T05:00:00Z">
            <w:tblPrEx>
              <w:tblLayout w:type="fixed"/>
            </w:tblPrEx>
          </w:tblPrExChange>
        </w:tblPrEx>
        <w:trPr>
          <w:trHeight w:val="330"/>
          <w:ins w:id="2021" w:author="MKS CQS" w:date="2025-04-15T13:00:00Z"/>
          <w:trPrChange w:id="2022" w:author="MKS CQS" w:date="2025-04-15T13:00:00Z" w16du:dateUtc="2025-04-15T05:00:00Z">
            <w:trPr>
              <w:trHeight w:val="330"/>
            </w:trPr>
          </w:trPrChange>
        </w:trPr>
        <w:tc>
          <w:tcPr>
            <w:tcW w:w="1284" w:type="pct"/>
            <w:gridSpan w:val="6"/>
            <w:tcBorders>
              <w:top w:val="single" w:sz="4" w:space="0" w:color="000000"/>
              <w:left w:val="single" w:sz="4" w:space="0" w:color="000000"/>
              <w:bottom w:val="single" w:sz="4" w:space="0" w:color="000000"/>
              <w:right w:val="single" w:sz="4" w:space="0" w:color="000000"/>
            </w:tcBorders>
            <w:shd w:val="clear" w:color="auto" w:fill="auto"/>
            <w:tcPrChange w:id="2023" w:author="MKS CQS" w:date="2025-04-15T13:00:00Z" w16du:dateUtc="2025-04-15T05:00:00Z">
              <w:tcPr>
                <w:tcW w:w="1909" w:type="pct"/>
                <w:gridSpan w:val="14"/>
                <w:tcBorders>
                  <w:top w:val="single" w:sz="4" w:space="0" w:color="000000"/>
                  <w:left w:val="single" w:sz="4" w:space="0" w:color="000000"/>
                  <w:bottom w:val="single" w:sz="4" w:space="0" w:color="000000"/>
                  <w:right w:val="single" w:sz="4" w:space="0" w:color="000000"/>
                </w:tcBorders>
                <w:shd w:val="clear" w:color="auto" w:fill="auto"/>
              </w:tcPr>
            </w:tcPrChange>
          </w:tcPr>
          <w:p w14:paraId="7F2CD28D" w14:textId="51F1D187" w:rsidR="00EA1A00" w:rsidRPr="00384EB5" w:rsidRDefault="00EA1A00">
            <w:pPr>
              <w:spacing w:line="240" w:lineRule="auto"/>
              <w:rPr>
                <w:ins w:id="2024" w:author="MKS CQS" w:date="2025-04-15T13:00:00Z" w16du:dateUtc="2025-04-15T05:00:00Z"/>
                <w:rFonts w:ascii="Arial" w:hAnsi="Arial" w:cs="Arial"/>
                <w:b/>
                <w:bCs/>
                <w:sz w:val="16"/>
                <w:szCs w:val="16"/>
              </w:rPr>
              <w:pPrChange w:id="2025" w:author="MKS CQS" w:date="2025-04-15T13:01:00Z" w16du:dateUtc="2025-04-15T05:01:00Z">
                <w:pPr>
                  <w:spacing w:line="240" w:lineRule="auto"/>
                  <w:jc w:val="center"/>
                </w:pPr>
              </w:pPrChange>
            </w:pPr>
            <w:ins w:id="2026" w:author="MKS CQS" w:date="2025-04-15T13:00:00Z" w16du:dateUtc="2025-04-15T05:00:00Z">
              <w:r w:rsidRPr="00EA1A00">
                <w:rPr>
                  <w:rFonts w:ascii="Arial" w:hAnsi="Arial" w:cs="Arial"/>
                  <w:b/>
                  <w:bCs/>
                  <w:sz w:val="16"/>
                  <w:szCs w:val="16"/>
                </w:rPr>
                <w:t>Primary Contact Person</w:t>
              </w:r>
            </w:ins>
            <w:ins w:id="2027" w:author="MKS CQS" w:date="2025-04-15T13:01:00Z" w16du:dateUtc="2025-04-15T05:01:00Z">
              <w:r>
                <w:rPr>
                  <w:rFonts w:ascii="Arial" w:hAnsi="Arial" w:cs="Arial"/>
                  <w:b/>
                  <w:bCs/>
                  <w:sz w:val="16"/>
                  <w:szCs w:val="16"/>
                </w:rPr>
                <w:t>:</w:t>
              </w:r>
            </w:ins>
          </w:p>
        </w:tc>
        <w:tc>
          <w:tcPr>
            <w:tcW w:w="3716" w:type="pct"/>
            <w:gridSpan w:val="13"/>
            <w:tcBorders>
              <w:top w:val="single" w:sz="4" w:space="0" w:color="000000"/>
              <w:left w:val="single" w:sz="4" w:space="0" w:color="000000"/>
              <w:bottom w:val="single" w:sz="4" w:space="0" w:color="000000"/>
              <w:right w:val="single" w:sz="4" w:space="0" w:color="000000"/>
            </w:tcBorders>
            <w:shd w:val="clear" w:color="auto" w:fill="auto"/>
            <w:tcPrChange w:id="2028" w:author="MKS CQS" w:date="2025-04-15T13:00:00Z" w16du:dateUtc="2025-04-15T05:00:00Z">
              <w:tcPr>
                <w:tcW w:w="3091" w:type="pct"/>
                <w:gridSpan w:val="22"/>
                <w:tcBorders>
                  <w:top w:val="single" w:sz="4" w:space="0" w:color="000000"/>
                  <w:left w:val="single" w:sz="4" w:space="0" w:color="000000"/>
                  <w:bottom w:val="single" w:sz="4" w:space="0" w:color="000000"/>
                  <w:right w:val="single" w:sz="4" w:space="0" w:color="000000"/>
                </w:tcBorders>
                <w:shd w:val="clear" w:color="auto" w:fill="auto"/>
              </w:tcPr>
            </w:tcPrChange>
          </w:tcPr>
          <w:p w14:paraId="75966EA5" w14:textId="13127858" w:rsidR="00EA1A00" w:rsidRPr="00384EB5" w:rsidRDefault="00EA1A00" w:rsidP="00384EB5">
            <w:pPr>
              <w:spacing w:line="240" w:lineRule="auto"/>
              <w:ind w:left="4"/>
              <w:jc w:val="center"/>
              <w:rPr>
                <w:ins w:id="2029" w:author="MKS CQS" w:date="2025-04-15T13:00:00Z" w16du:dateUtc="2025-04-15T05:00:00Z"/>
                <w:rFonts w:ascii="Arial" w:hAnsi="Arial" w:cs="Arial"/>
                <w:b/>
                <w:bCs/>
                <w:sz w:val="16"/>
                <w:szCs w:val="16"/>
              </w:rPr>
            </w:pPr>
          </w:p>
        </w:tc>
      </w:tr>
      <w:tr w:rsidR="00EA1A00" w:rsidRPr="00302AD4" w14:paraId="4269C9BA" w14:textId="77777777" w:rsidTr="00EA1A00">
        <w:trPr>
          <w:trHeight w:val="330"/>
          <w:ins w:id="2030" w:author="MKS CQS" w:date="2025-04-15T13:01:00Z"/>
        </w:trPr>
        <w:tc>
          <w:tcPr>
            <w:tcW w:w="1284" w:type="pct"/>
            <w:gridSpan w:val="6"/>
            <w:tcBorders>
              <w:top w:val="single" w:sz="4" w:space="0" w:color="000000"/>
              <w:left w:val="single" w:sz="4" w:space="0" w:color="000000"/>
              <w:bottom w:val="single" w:sz="4" w:space="0" w:color="000000"/>
              <w:right w:val="single" w:sz="4" w:space="0" w:color="000000"/>
            </w:tcBorders>
            <w:shd w:val="clear" w:color="auto" w:fill="auto"/>
          </w:tcPr>
          <w:p w14:paraId="0CF7750C" w14:textId="0A2D9A31" w:rsidR="00EA1A00" w:rsidRPr="00EA1A00" w:rsidRDefault="00EA1A00" w:rsidP="00EA1A00">
            <w:pPr>
              <w:spacing w:line="240" w:lineRule="auto"/>
              <w:rPr>
                <w:ins w:id="2031" w:author="MKS CQS" w:date="2025-04-15T13:01:00Z" w16du:dateUtc="2025-04-15T05:01:00Z"/>
                <w:rFonts w:ascii="Arial" w:hAnsi="Arial" w:cs="Arial"/>
                <w:sz w:val="16"/>
                <w:szCs w:val="16"/>
                <w:rPrChange w:id="2032" w:author="MKS CQS" w:date="2025-04-15T13:01:00Z" w16du:dateUtc="2025-04-15T05:01:00Z">
                  <w:rPr>
                    <w:ins w:id="2033" w:author="MKS CQS" w:date="2025-04-15T13:01:00Z" w16du:dateUtc="2025-04-15T05:01:00Z"/>
                    <w:rFonts w:ascii="Arial" w:hAnsi="Arial" w:cs="Arial"/>
                    <w:b/>
                    <w:bCs/>
                    <w:sz w:val="16"/>
                    <w:szCs w:val="16"/>
                  </w:rPr>
                </w:rPrChange>
              </w:rPr>
            </w:pPr>
            <w:ins w:id="2034" w:author="MKS CQS" w:date="2025-04-15T13:01:00Z" w16du:dateUtc="2025-04-15T05:01:00Z">
              <w:r w:rsidRPr="00EA1A00">
                <w:rPr>
                  <w:rFonts w:ascii="Arial" w:hAnsi="Arial" w:cs="Arial"/>
                  <w:sz w:val="16"/>
                  <w:szCs w:val="16"/>
                  <w:rPrChange w:id="2035" w:author="MKS CQS" w:date="2025-04-15T13:01:00Z" w16du:dateUtc="2025-04-15T05:01:00Z">
                    <w:rPr>
                      <w:rFonts w:ascii="Arial" w:hAnsi="Arial" w:cs="Arial"/>
                      <w:b/>
                      <w:bCs/>
                      <w:sz w:val="16"/>
                      <w:szCs w:val="16"/>
                    </w:rPr>
                  </w:rPrChange>
                </w:rPr>
                <w:t>Department</w:t>
              </w:r>
              <w:r>
                <w:rPr>
                  <w:rFonts w:ascii="Arial" w:hAnsi="Arial" w:cs="Arial"/>
                  <w:sz w:val="16"/>
                  <w:szCs w:val="16"/>
                </w:rPr>
                <w:t>:</w:t>
              </w:r>
            </w:ins>
          </w:p>
        </w:tc>
        <w:tc>
          <w:tcPr>
            <w:tcW w:w="3716" w:type="pct"/>
            <w:gridSpan w:val="13"/>
            <w:tcBorders>
              <w:top w:val="single" w:sz="4" w:space="0" w:color="000000"/>
              <w:left w:val="single" w:sz="4" w:space="0" w:color="000000"/>
              <w:bottom w:val="single" w:sz="4" w:space="0" w:color="000000"/>
              <w:right w:val="single" w:sz="4" w:space="0" w:color="000000"/>
            </w:tcBorders>
            <w:shd w:val="clear" w:color="auto" w:fill="auto"/>
          </w:tcPr>
          <w:p w14:paraId="0C520A82" w14:textId="77777777" w:rsidR="00EA1A00" w:rsidRPr="00384EB5" w:rsidRDefault="00EA1A00" w:rsidP="00384EB5">
            <w:pPr>
              <w:spacing w:line="240" w:lineRule="auto"/>
              <w:ind w:left="4"/>
              <w:jc w:val="center"/>
              <w:rPr>
                <w:ins w:id="2036" w:author="MKS CQS" w:date="2025-04-15T13:01:00Z" w16du:dateUtc="2025-04-15T05:01:00Z"/>
                <w:rFonts w:ascii="Arial" w:hAnsi="Arial" w:cs="Arial"/>
                <w:b/>
                <w:bCs/>
                <w:sz w:val="16"/>
                <w:szCs w:val="16"/>
              </w:rPr>
            </w:pPr>
          </w:p>
        </w:tc>
      </w:tr>
      <w:tr w:rsidR="00EA1A00" w:rsidRPr="00302AD4" w14:paraId="1E60CF7B" w14:textId="77777777" w:rsidTr="00EA1A00">
        <w:trPr>
          <w:trHeight w:val="330"/>
          <w:ins w:id="2037" w:author="MKS CQS" w:date="2025-04-15T13:01:00Z"/>
        </w:trPr>
        <w:tc>
          <w:tcPr>
            <w:tcW w:w="1284" w:type="pct"/>
            <w:gridSpan w:val="6"/>
            <w:tcBorders>
              <w:top w:val="single" w:sz="4" w:space="0" w:color="000000"/>
              <w:left w:val="single" w:sz="4" w:space="0" w:color="000000"/>
              <w:bottom w:val="single" w:sz="4" w:space="0" w:color="000000"/>
              <w:right w:val="single" w:sz="4" w:space="0" w:color="000000"/>
            </w:tcBorders>
            <w:shd w:val="clear" w:color="auto" w:fill="auto"/>
          </w:tcPr>
          <w:p w14:paraId="64623DF1" w14:textId="5DB86F57" w:rsidR="00EA1A00" w:rsidRPr="00EA1A00" w:rsidRDefault="00EA1A00" w:rsidP="00EA1A00">
            <w:pPr>
              <w:spacing w:line="240" w:lineRule="auto"/>
              <w:rPr>
                <w:ins w:id="2038" w:author="MKS CQS" w:date="2025-04-15T13:01:00Z" w16du:dateUtc="2025-04-15T05:01:00Z"/>
                <w:rFonts w:ascii="Arial" w:hAnsi="Arial" w:cs="Arial"/>
                <w:sz w:val="16"/>
                <w:szCs w:val="16"/>
                <w:rPrChange w:id="2039" w:author="MKS CQS" w:date="2025-04-15T13:01:00Z" w16du:dateUtc="2025-04-15T05:01:00Z">
                  <w:rPr>
                    <w:ins w:id="2040" w:author="MKS CQS" w:date="2025-04-15T13:01:00Z" w16du:dateUtc="2025-04-15T05:01:00Z"/>
                    <w:rFonts w:ascii="Arial" w:hAnsi="Arial" w:cs="Arial"/>
                    <w:b/>
                    <w:bCs/>
                    <w:sz w:val="16"/>
                    <w:szCs w:val="16"/>
                  </w:rPr>
                </w:rPrChange>
              </w:rPr>
            </w:pPr>
            <w:ins w:id="2041" w:author="MKS CQS" w:date="2025-04-15T13:01:00Z" w16du:dateUtc="2025-04-15T05:01:00Z">
              <w:r w:rsidRPr="00EA1A00">
                <w:rPr>
                  <w:rFonts w:ascii="Arial" w:hAnsi="Arial" w:cs="Arial"/>
                  <w:sz w:val="16"/>
                  <w:szCs w:val="16"/>
                  <w:rPrChange w:id="2042" w:author="MKS CQS" w:date="2025-04-15T13:01:00Z" w16du:dateUtc="2025-04-15T05:01:00Z">
                    <w:rPr>
                      <w:rFonts w:ascii="Arial" w:hAnsi="Arial" w:cs="Arial"/>
                      <w:b/>
                      <w:bCs/>
                      <w:sz w:val="16"/>
                      <w:szCs w:val="16"/>
                    </w:rPr>
                  </w:rPrChange>
                </w:rPr>
                <w:t>Telephone Number</w:t>
              </w:r>
              <w:r>
                <w:rPr>
                  <w:rFonts w:ascii="Arial" w:hAnsi="Arial" w:cs="Arial"/>
                  <w:sz w:val="16"/>
                  <w:szCs w:val="16"/>
                </w:rPr>
                <w:t>:</w:t>
              </w:r>
            </w:ins>
          </w:p>
        </w:tc>
        <w:tc>
          <w:tcPr>
            <w:tcW w:w="1239" w:type="pct"/>
            <w:gridSpan w:val="4"/>
            <w:tcBorders>
              <w:top w:val="single" w:sz="4" w:space="0" w:color="000000"/>
              <w:left w:val="single" w:sz="4" w:space="0" w:color="000000"/>
              <w:bottom w:val="single" w:sz="4" w:space="0" w:color="000000"/>
              <w:right w:val="single" w:sz="4" w:space="0" w:color="000000"/>
            </w:tcBorders>
            <w:shd w:val="clear" w:color="auto" w:fill="auto"/>
          </w:tcPr>
          <w:p w14:paraId="37EDD500" w14:textId="77777777" w:rsidR="00EA1A00" w:rsidRPr="00EA1A00" w:rsidRDefault="00EA1A00" w:rsidP="00384EB5">
            <w:pPr>
              <w:spacing w:line="240" w:lineRule="auto"/>
              <w:ind w:left="4"/>
              <w:jc w:val="center"/>
              <w:rPr>
                <w:ins w:id="2043" w:author="MKS CQS" w:date="2025-04-15T13:01:00Z" w16du:dateUtc="2025-04-15T05:01:00Z"/>
                <w:rFonts w:ascii="Arial" w:hAnsi="Arial" w:cs="Arial"/>
                <w:sz w:val="16"/>
                <w:szCs w:val="16"/>
                <w:rPrChange w:id="2044" w:author="MKS CQS" w:date="2025-04-15T13:02:00Z" w16du:dateUtc="2025-04-15T05:02:00Z">
                  <w:rPr>
                    <w:ins w:id="2045" w:author="MKS CQS" w:date="2025-04-15T13:01:00Z" w16du:dateUtc="2025-04-15T05:01:00Z"/>
                    <w:rFonts w:ascii="Arial" w:hAnsi="Arial" w:cs="Arial"/>
                    <w:b/>
                    <w:bCs/>
                    <w:sz w:val="16"/>
                    <w:szCs w:val="16"/>
                  </w:rPr>
                </w:rPrChange>
              </w:rPr>
            </w:pPr>
          </w:p>
        </w:tc>
        <w:tc>
          <w:tcPr>
            <w:tcW w:w="1239" w:type="pct"/>
            <w:gridSpan w:val="4"/>
            <w:tcBorders>
              <w:top w:val="single" w:sz="4" w:space="0" w:color="000000"/>
              <w:left w:val="single" w:sz="4" w:space="0" w:color="000000"/>
              <w:bottom w:val="single" w:sz="4" w:space="0" w:color="000000"/>
              <w:right w:val="single" w:sz="4" w:space="0" w:color="000000"/>
            </w:tcBorders>
            <w:shd w:val="clear" w:color="auto" w:fill="auto"/>
          </w:tcPr>
          <w:p w14:paraId="3A1125B6" w14:textId="1FC0AAF5" w:rsidR="00EA1A00" w:rsidRPr="00EA1A00" w:rsidRDefault="00EA1A00">
            <w:pPr>
              <w:spacing w:line="240" w:lineRule="auto"/>
              <w:ind w:left="4"/>
              <w:rPr>
                <w:ins w:id="2046" w:author="MKS CQS" w:date="2025-04-15T13:01:00Z" w16du:dateUtc="2025-04-15T05:01:00Z"/>
                <w:rFonts w:ascii="Arial" w:hAnsi="Arial" w:cs="Arial"/>
                <w:sz w:val="16"/>
                <w:szCs w:val="16"/>
                <w:rPrChange w:id="2047" w:author="MKS CQS" w:date="2025-04-15T13:02:00Z" w16du:dateUtc="2025-04-15T05:02:00Z">
                  <w:rPr>
                    <w:ins w:id="2048" w:author="MKS CQS" w:date="2025-04-15T13:01:00Z" w16du:dateUtc="2025-04-15T05:01:00Z"/>
                    <w:rFonts w:ascii="Arial" w:hAnsi="Arial" w:cs="Arial"/>
                    <w:b/>
                    <w:bCs/>
                    <w:sz w:val="16"/>
                    <w:szCs w:val="16"/>
                  </w:rPr>
                </w:rPrChange>
              </w:rPr>
              <w:pPrChange w:id="2049" w:author="MKS CQS" w:date="2025-04-15T13:02:00Z" w16du:dateUtc="2025-04-15T05:02:00Z">
                <w:pPr>
                  <w:spacing w:line="240" w:lineRule="auto"/>
                  <w:ind w:left="4"/>
                  <w:jc w:val="center"/>
                </w:pPr>
              </w:pPrChange>
            </w:pPr>
            <w:ins w:id="2050" w:author="MKS CQS" w:date="2025-04-15T13:02:00Z" w16du:dateUtc="2025-04-15T05:02:00Z">
              <w:r w:rsidRPr="00EA1A00">
                <w:rPr>
                  <w:rFonts w:ascii="Arial" w:hAnsi="Arial" w:cs="Arial"/>
                  <w:sz w:val="16"/>
                  <w:szCs w:val="16"/>
                  <w:rPrChange w:id="2051" w:author="MKS CQS" w:date="2025-04-15T13:02:00Z" w16du:dateUtc="2025-04-15T05:02:00Z">
                    <w:rPr>
                      <w:rFonts w:ascii="Arial" w:hAnsi="Arial" w:cs="Arial"/>
                      <w:b/>
                      <w:bCs/>
                      <w:sz w:val="16"/>
                      <w:szCs w:val="16"/>
                    </w:rPr>
                  </w:rPrChange>
                </w:rPr>
                <w:t>Email:</w:t>
              </w:r>
            </w:ins>
          </w:p>
        </w:tc>
        <w:tc>
          <w:tcPr>
            <w:tcW w:w="1239" w:type="pct"/>
            <w:gridSpan w:val="5"/>
            <w:tcBorders>
              <w:top w:val="single" w:sz="4" w:space="0" w:color="000000"/>
              <w:left w:val="single" w:sz="4" w:space="0" w:color="000000"/>
              <w:bottom w:val="single" w:sz="4" w:space="0" w:color="000000"/>
              <w:right w:val="single" w:sz="4" w:space="0" w:color="000000"/>
            </w:tcBorders>
            <w:shd w:val="clear" w:color="auto" w:fill="auto"/>
          </w:tcPr>
          <w:p w14:paraId="27EF3213" w14:textId="7FAA00CE" w:rsidR="00EA1A00" w:rsidRPr="00384EB5" w:rsidRDefault="00EA1A00" w:rsidP="00384EB5">
            <w:pPr>
              <w:spacing w:line="240" w:lineRule="auto"/>
              <w:ind w:left="4"/>
              <w:jc w:val="center"/>
              <w:rPr>
                <w:ins w:id="2052" w:author="MKS CQS" w:date="2025-04-15T13:01:00Z" w16du:dateUtc="2025-04-15T05:01:00Z"/>
                <w:rFonts w:ascii="Arial" w:hAnsi="Arial" w:cs="Arial"/>
                <w:b/>
                <w:bCs/>
                <w:sz w:val="16"/>
                <w:szCs w:val="16"/>
              </w:rPr>
            </w:pPr>
          </w:p>
        </w:tc>
      </w:tr>
      <w:tr w:rsidR="00EA1A00" w:rsidRPr="00302AD4" w14:paraId="26B8F93D" w14:textId="77777777" w:rsidTr="00384EB5">
        <w:trPr>
          <w:trHeight w:val="330"/>
          <w:ins w:id="2053" w:author="MKS CQS" w:date="2025-04-15T13:02:00Z"/>
        </w:trPr>
        <w:tc>
          <w:tcPr>
            <w:tcW w:w="1284" w:type="pct"/>
            <w:gridSpan w:val="6"/>
            <w:tcBorders>
              <w:top w:val="single" w:sz="4" w:space="0" w:color="000000"/>
              <w:left w:val="single" w:sz="4" w:space="0" w:color="000000"/>
              <w:bottom w:val="single" w:sz="4" w:space="0" w:color="000000"/>
              <w:right w:val="single" w:sz="4" w:space="0" w:color="000000"/>
            </w:tcBorders>
            <w:shd w:val="clear" w:color="auto" w:fill="auto"/>
          </w:tcPr>
          <w:p w14:paraId="48320D15" w14:textId="129CA28A" w:rsidR="00EA1A00" w:rsidRPr="00384EB5" w:rsidRDefault="00EA1A00" w:rsidP="00384EB5">
            <w:pPr>
              <w:spacing w:line="240" w:lineRule="auto"/>
              <w:rPr>
                <w:ins w:id="2054" w:author="MKS CQS" w:date="2025-04-15T13:02:00Z" w16du:dateUtc="2025-04-15T05:02:00Z"/>
                <w:rFonts w:ascii="Arial" w:hAnsi="Arial" w:cs="Arial"/>
                <w:b/>
                <w:bCs/>
                <w:sz w:val="16"/>
                <w:szCs w:val="16"/>
              </w:rPr>
            </w:pPr>
            <w:ins w:id="2055" w:author="MKS CQS" w:date="2025-04-15T13:02:00Z" w16du:dateUtc="2025-04-15T05:02:00Z">
              <w:r>
                <w:rPr>
                  <w:rFonts w:ascii="Arial" w:hAnsi="Arial" w:cs="Arial"/>
                  <w:b/>
                  <w:bCs/>
                  <w:sz w:val="16"/>
                  <w:szCs w:val="16"/>
                </w:rPr>
                <w:t xml:space="preserve">Secondary </w:t>
              </w:r>
              <w:r w:rsidRPr="00EA1A00">
                <w:rPr>
                  <w:rFonts w:ascii="Arial" w:hAnsi="Arial" w:cs="Arial"/>
                  <w:b/>
                  <w:bCs/>
                  <w:sz w:val="16"/>
                  <w:szCs w:val="16"/>
                </w:rPr>
                <w:t>Contact Person</w:t>
              </w:r>
              <w:r>
                <w:rPr>
                  <w:rFonts w:ascii="Arial" w:hAnsi="Arial" w:cs="Arial"/>
                  <w:b/>
                  <w:bCs/>
                  <w:sz w:val="16"/>
                  <w:szCs w:val="16"/>
                </w:rPr>
                <w:t>:</w:t>
              </w:r>
            </w:ins>
          </w:p>
        </w:tc>
        <w:tc>
          <w:tcPr>
            <w:tcW w:w="3716" w:type="pct"/>
            <w:gridSpan w:val="13"/>
            <w:tcBorders>
              <w:top w:val="single" w:sz="4" w:space="0" w:color="000000"/>
              <w:left w:val="single" w:sz="4" w:space="0" w:color="000000"/>
              <w:bottom w:val="single" w:sz="4" w:space="0" w:color="000000"/>
              <w:right w:val="single" w:sz="4" w:space="0" w:color="000000"/>
            </w:tcBorders>
            <w:shd w:val="clear" w:color="auto" w:fill="auto"/>
          </w:tcPr>
          <w:p w14:paraId="432CBF70" w14:textId="77777777" w:rsidR="00EA1A00" w:rsidRPr="00384EB5" w:rsidRDefault="00EA1A00" w:rsidP="00384EB5">
            <w:pPr>
              <w:spacing w:line="240" w:lineRule="auto"/>
              <w:ind w:left="4"/>
              <w:jc w:val="center"/>
              <w:rPr>
                <w:ins w:id="2056" w:author="MKS CQS" w:date="2025-04-15T13:02:00Z" w16du:dateUtc="2025-04-15T05:02:00Z"/>
                <w:rFonts w:ascii="Arial" w:hAnsi="Arial" w:cs="Arial"/>
                <w:b/>
                <w:bCs/>
                <w:sz w:val="16"/>
                <w:szCs w:val="16"/>
              </w:rPr>
            </w:pPr>
          </w:p>
        </w:tc>
      </w:tr>
      <w:tr w:rsidR="00EA1A00" w:rsidRPr="00302AD4" w14:paraId="697D6DFB" w14:textId="77777777" w:rsidTr="00384EB5">
        <w:trPr>
          <w:trHeight w:val="330"/>
          <w:ins w:id="2057" w:author="MKS CQS" w:date="2025-04-15T13:02:00Z"/>
        </w:trPr>
        <w:tc>
          <w:tcPr>
            <w:tcW w:w="1284" w:type="pct"/>
            <w:gridSpan w:val="6"/>
            <w:tcBorders>
              <w:top w:val="single" w:sz="4" w:space="0" w:color="000000"/>
              <w:left w:val="single" w:sz="4" w:space="0" w:color="000000"/>
              <w:bottom w:val="single" w:sz="4" w:space="0" w:color="000000"/>
              <w:right w:val="single" w:sz="4" w:space="0" w:color="000000"/>
            </w:tcBorders>
            <w:shd w:val="clear" w:color="auto" w:fill="auto"/>
          </w:tcPr>
          <w:p w14:paraId="213E72ED" w14:textId="77777777" w:rsidR="00EA1A00" w:rsidRPr="00384EB5" w:rsidRDefault="00EA1A00" w:rsidP="00384EB5">
            <w:pPr>
              <w:spacing w:line="240" w:lineRule="auto"/>
              <w:rPr>
                <w:ins w:id="2058" w:author="MKS CQS" w:date="2025-04-15T13:02:00Z" w16du:dateUtc="2025-04-15T05:02:00Z"/>
                <w:rFonts w:ascii="Arial" w:hAnsi="Arial" w:cs="Arial"/>
                <w:sz w:val="16"/>
                <w:szCs w:val="16"/>
              </w:rPr>
            </w:pPr>
            <w:ins w:id="2059" w:author="MKS CQS" w:date="2025-04-15T13:02:00Z" w16du:dateUtc="2025-04-15T05:02:00Z">
              <w:r w:rsidRPr="00384EB5">
                <w:rPr>
                  <w:rFonts w:ascii="Arial" w:hAnsi="Arial" w:cs="Arial"/>
                  <w:sz w:val="16"/>
                  <w:szCs w:val="16"/>
                </w:rPr>
                <w:t>Department</w:t>
              </w:r>
              <w:r>
                <w:rPr>
                  <w:rFonts w:ascii="Arial" w:hAnsi="Arial" w:cs="Arial"/>
                  <w:sz w:val="16"/>
                  <w:szCs w:val="16"/>
                </w:rPr>
                <w:t>:</w:t>
              </w:r>
            </w:ins>
          </w:p>
        </w:tc>
        <w:tc>
          <w:tcPr>
            <w:tcW w:w="3716" w:type="pct"/>
            <w:gridSpan w:val="13"/>
            <w:tcBorders>
              <w:top w:val="single" w:sz="4" w:space="0" w:color="000000"/>
              <w:left w:val="single" w:sz="4" w:space="0" w:color="000000"/>
              <w:bottom w:val="single" w:sz="4" w:space="0" w:color="000000"/>
              <w:right w:val="single" w:sz="4" w:space="0" w:color="000000"/>
            </w:tcBorders>
            <w:shd w:val="clear" w:color="auto" w:fill="auto"/>
          </w:tcPr>
          <w:p w14:paraId="73CBB8CC" w14:textId="77777777" w:rsidR="00EA1A00" w:rsidRPr="00384EB5" w:rsidRDefault="00EA1A00" w:rsidP="00384EB5">
            <w:pPr>
              <w:spacing w:line="240" w:lineRule="auto"/>
              <w:ind w:left="4"/>
              <w:jc w:val="center"/>
              <w:rPr>
                <w:ins w:id="2060" w:author="MKS CQS" w:date="2025-04-15T13:02:00Z" w16du:dateUtc="2025-04-15T05:02:00Z"/>
                <w:rFonts w:ascii="Arial" w:hAnsi="Arial" w:cs="Arial"/>
                <w:b/>
                <w:bCs/>
                <w:sz w:val="16"/>
                <w:szCs w:val="16"/>
              </w:rPr>
            </w:pPr>
          </w:p>
        </w:tc>
      </w:tr>
      <w:tr w:rsidR="00EA1A00" w:rsidRPr="00302AD4" w14:paraId="0E7CEF7C" w14:textId="77777777" w:rsidTr="00384EB5">
        <w:trPr>
          <w:trHeight w:val="330"/>
          <w:ins w:id="2061" w:author="MKS CQS" w:date="2025-04-15T13:02:00Z"/>
        </w:trPr>
        <w:tc>
          <w:tcPr>
            <w:tcW w:w="1284" w:type="pct"/>
            <w:gridSpan w:val="6"/>
            <w:tcBorders>
              <w:top w:val="single" w:sz="4" w:space="0" w:color="000000"/>
              <w:left w:val="single" w:sz="4" w:space="0" w:color="000000"/>
              <w:bottom w:val="single" w:sz="4" w:space="0" w:color="000000"/>
              <w:right w:val="single" w:sz="4" w:space="0" w:color="000000"/>
            </w:tcBorders>
            <w:shd w:val="clear" w:color="auto" w:fill="auto"/>
          </w:tcPr>
          <w:p w14:paraId="0BF12A67" w14:textId="77777777" w:rsidR="00EA1A00" w:rsidRPr="00384EB5" w:rsidRDefault="00EA1A00" w:rsidP="00384EB5">
            <w:pPr>
              <w:spacing w:line="240" w:lineRule="auto"/>
              <w:rPr>
                <w:ins w:id="2062" w:author="MKS CQS" w:date="2025-04-15T13:02:00Z" w16du:dateUtc="2025-04-15T05:02:00Z"/>
                <w:rFonts w:ascii="Arial" w:hAnsi="Arial" w:cs="Arial"/>
                <w:sz w:val="16"/>
                <w:szCs w:val="16"/>
              </w:rPr>
            </w:pPr>
            <w:ins w:id="2063" w:author="MKS CQS" w:date="2025-04-15T13:02:00Z" w16du:dateUtc="2025-04-15T05:02:00Z">
              <w:r w:rsidRPr="00384EB5">
                <w:rPr>
                  <w:rFonts w:ascii="Arial" w:hAnsi="Arial" w:cs="Arial"/>
                  <w:sz w:val="16"/>
                  <w:szCs w:val="16"/>
                </w:rPr>
                <w:t>Telephone Number</w:t>
              </w:r>
              <w:r>
                <w:rPr>
                  <w:rFonts w:ascii="Arial" w:hAnsi="Arial" w:cs="Arial"/>
                  <w:sz w:val="16"/>
                  <w:szCs w:val="16"/>
                </w:rPr>
                <w:t>:</w:t>
              </w:r>
            </w:ins>
          </w:p>
        </w:tc>
        <w:tc>
          <w:tcPr>
            <w:tcW w:w="1239" w:type="pct"/>
            <w:gridSpan w:val="4"/>
            <w:tcBorders>
              <w:top w:val="single" w:sz="4" w:space="0" w:color="000000"/>
              <w:left w:val="single" w:sz="4" w:space="0" w:color="000000"/>
              <w:bottom w:val="single" w:sz="4" w:space="0" w:color="000000"/>
              <w:right w:val="single" w:sz="4" w:space="0" w:color="000000"/>
            </w:tcBorders>
            <w:shd w:val="clear" w:color="auto" w:fill="auto"/>
          </w:tcPr>
          <w:p w14:paraId="3DF45A54" w14:textId="77777777" w:rsidR="00EA1A00" w:rsidRPr="00384EB5" w:rsidRDefault="00EA1A00" w:rsidP="00384EB5">
            <w:pPr>
              <w:spacing w:line="240" w:lineRule="auto"/>
              <w:ind w:left="4"/>
              <w:jc w:val="center"/>
              <w:rPr>
                <w:ins w:id="2064" w:author="MKS CQS" w:date="2025-04-15T13:02:00Z" w16du:dateUtc="2025-04-15T05:02:00Z"/>
                <w:rFonts w:ascii="Arial" w:hAnsi="Arial" w:cs="Arial"/>
                <w:sz w:val="16"/>
                <w:szCs w:val="16"/>
              </w:rPr>
            </w:pPr>
          </w:p>
        </w:tc>
        <w:tc>
          <w:tcPr>
            <w:tcW w:w="1239" w:type="pct"/>
            <w:gridSpan w:val="4"/>
            <w:tcBorders>
              <w:top w:val="single" w:sz="4" w:space="0" w:color="000000"/>
              <w:left w:val="single" w:sz="4" w:space="0" w:color="000000"/>
              <w:bottom w:val="single" w:sz="4" w:space="0" w:color="000000"/>
              <w:right w:val="single" w:sz="4" w:space="0" w:color="000000"/>
            </w:tcBorders>
            <w:shd w:val="clear" w:color="auto" w:fill="auto"/>
          </w:tcPr>
          <w:p w14:paraId="623A2919" w14:textId="77777777" w:rsidR="00EA1A00" w:rsidRPr="00384EB5" w:rsidRDefault="00EA1A00" w:rsidP="00384EB5">
            <w:pPr>
              <w:spacing w:line="240" w:lineRule="auto"/>
              <w:ind w:left="4"/>
              <w:rPr>
                <w:ins w:id="2065" w:author="MKS CQS" w:date="2025-04-15T13:02:00Z" w16du:dateUtc="2025-04-15T05:02:00Z"/>
                <w:rFonts w:ascii="Arial" w:hAnsi="Arial" w:cs="Arial"/>
                <w:sz w:val="16"/>
                <w:szCs w:val="16"/>
              </w:rPr>
            </w:pPr>
            <w:ins w:id="2066" w:author="MKS CQS" w:date="2025-04-15T13:02:00Z" w16du:dateUtc="2025-04-15T05:02:00Z">
              <w:r w:rsidRPr="00384EB5">
                <w:rPr>
                  <w:rFonts w:ascii="Arial" w:hAnsi="Arial" w:cs="Arial"/>
                  <w:sz w:val="16"/>
                  <w:szCs w:val="16"/>
                </w:rPr>
                <w:t>Email:</w:t>
              </w:r>
            </w:ins>
          </w:p>
        </w:tc>
        <w:tc>
          <w:tcPr>
            <w:tcW w:w="1239" w:type="pct"/>
            <w:gridSpan w:val="5"/>
            <w:tcBorders>
              <w:top w:val="single" w:sz="4" w:space="0" w:color="000000"/>
              <w:left w:val="single" w:sz="4" w:space="0" w:color="000000"/>
              <w:bottom w:val="single" w:sz="4" w:space="0" w:color="000000"/>
              <w:right w:val="single" w:sz="4" w:space="0" w:color="000000"/>
            </w:tcBorders>
            <w:shd w:val="clear" w:color="auto" w:fill="auto"/>
          </w:tcPr>
          <w:p w14:paraId="6C478317" w14:textId="77777777" w:rsidR="00EA1A00" w:rsidRPr="00384EB5" w:rsidRDefault="00EA1A00" w:rsidP="00384EB5">
            <w:pPr>
              <w:spacing w:line="240" w:lineRule="auto"/>
              <w:ind w:left="4"/>
              <w:jc w:val="center"/>
              <w:rPr>
                <w:ins w:id="2067" w:author="MKS CQS" w:date="2025-04-15T13:02:00Z" w16du:dateUtc="2025-04-15T05:02:00Z"/>
                <w:rFonts w:ascii="Arial" w:hAnsi="Arial" w:cs="Arial"/>
                <w:b/>
                <w:bCs/>
                <w:sz w:val="16"/>
                <w:szCs w:val="16"/>
              </w:rPr>
            </w:pPr>
          </w:p>
        </w:tc>
      </w:tr>
      <w:tr w:rsidR="00706A7D" w:rsidRPr="00302AD4" w:rsidDel="00EA1A00" w14:paraId="5CD004BB" w14:textId="2710B4A5" w:rsidTr="00EA1A00">
        <w:tblPrEx>
          <w:tblPrExChange w:id="2068" w:author="MKS CQS" w:date="2025-04-15T12:59:00Z" w16du:dateUtc="2025-04-15T04:59:00Z">
            <w:tblPrEx>
              <w:tblW w:w="5000" w:type="pct"/>
            </w:tblPrEx>
          </w:tblPrExChange>
        </w:tblPrEx>
        <w:trPr>
          <w:trHeight w:val="252"/>
          <w:del w:id="2069" w:author="MKS CQS" w:date="2025-04-15T13:02:00Z"/>
          <w:trPrChange w:id="2070" w:author="MKS CQS" w:date="2025-04-15T12:59:00Z" w16du:dateUtc="2025-04-15T04:59:00Z">
            <w:trPr>
              <w:gridAfter w:val="0"/>
              <w:trHeight w:val="252"/>
            </w:trPr>
          </w:trPrChange>
        </w:trPr>
        <w:tc>
          <w:tcPr>
            <w:tcW w:w="5000" w:type="pct"/>
            <w:gridSpan w:val="19"/>
            <w:tcBorders>
              <w:top w:val="single" w:sz="4" w:space="0" w:color="000000"/>
              <w:left w:val="single" w:sz="4" w:space="0" w:color="000000"/>
              <w:bottom w:val="single" w:sz="4" w:space="0" w:color="000000"/>
              <w:right w:val="single" w:sz="4" w:space="0" w:color="000000"/>
            </w:tcBorders>
            <w:shd w:val="clear" w:color="auto" w:fill="auto"/>
            <w:tcPrChange w:id="2071" w:author="MKS CQS" w:date="2025-04-15T12:59:00Z" w16du:dateUtc="2025-04-15T04:59:00Z">
              <w:tcPr>
                <w:tcW w:w="5000" w:type="pct"/>
                <w:gridSpan w:val="34"/>
                <w:tcBorders>
                  <w:top w:val="single" w:sz="4" w:space="0" w:color="000000"/>
                  <w:left w:val="single" w:sz="4" w:space="0" w:color="000000"/>
                  <w:bottom w:val="single" w:sz="4" w:space="0" w:color="000000"/>
                  <w:right w:val="single" w:sz="4" w:space="0" w:color="000000"/>
                </w:tcBorders>
                <w:shd w:val="clear" w:color="auto" w:fill="D9D9D9"/>
              </w:tcPr>
            </w:tcPrChange>
          </w:tcPr>
          <w:p w14:paraId="0F9F80C2" w14:textId="454E7DCF" w:rsidR="00706A7D" w:rsidRPr="00302AD4" w:rsidDel="00EA1A00" w:rsidRDefault="00706A7D" w:rsidP="00706A7D">
            <w:pPr>
              <w:spacing w:line="240" w:lineRule="auto"/>
              <w:ind w:left="5"/>
              <w:rPr>
                <w:ins w:id="2072" w:author="MSAR LEGAL" w:date="2025-04-14T09:23:00Z" w16du:dateUtc="2025-04-14T01:23:00Z"/>
                <w:del w:id="2073" w:author="MKS CQS" w:date="2025-04-15T13:02:00Z" w16du:dateUtc="2025-04-15T05:02:00Z"/>
                <w:rFonts w:ascii="Arial" w:hAnsi="Arial" w:cs="Arial"/>
                <w:b/>
                <w:sz w:val="16"/>
                <w:szCs w:val="16"/>
                <w:rPrChange w:id="2074" w:author="MSAR LEGAL" w:date="2025-04-14T10:18:00Z" w16du:dateUtc="2025-04-14T02:18:00Z">
                  <w:rPr>
                    <w:ins w:id="2075" w:author="MSAR LEGAL" w:date="2025-04-14T09:23:00Z" w16du:dateUtc="2025-04-14T01:23:00Z"/>
                    <w:del w:id="2076" w:author="MKS CQS" w:date="2025-04-15T13:02:00Z" w16du:dateUtc="2025-04-15T05:02:00Z"/>
                    <w:b/>
                    <w:sz w:val="20"/>
                  </w:rPr>
                </w:rPrChange>
              </w:rPr>
            </w:pPr>
            <w:del w:id="2077" w:author="MKS CQS" w:date="2025-04-15T12:59:00Z" w16du:dateUtc="2025-04-15T04:59:00Z">
              <w:r w:rsidRPr="00302AD4" w:rsidDel="00EA1A00">
                <w:rPr>
                  <w:rFonts w:ascii="Arial" w:hAnsi="Arial" w:cs="Arial"/>
                  <w:b/>
                  <w:sz w:val="16"/>
                  <w:szCs w:val="16"/>
                  <w:rPrChange w:id="2078" w:author="MSAR LEGAL" w:date="2025-04-14T10:18:00Z" w16du:dateUtc="2025-04-14T02:18:00Z">
                    <w:rPr>
                      <w:b/>
                      <w:sz w:val="20"/>
                    </w:rPr>
                  </w:rPrChange>
                </w:rPr>
                <w:delText>Part E</w:delText>
              </w:r>
            </w:del>
            <w:ins w:id="2079" w:author="MSAR LEGAL" w:date="2025-04-14T10:06:00Z" w16du:dateUtc="2025-04-14T02:06:00Z">
              <w:del w:id="2080" w:author="MKS CQS" w:date="2025-04-15T12:59:00Z" w16du:dateUtc="2025-04-15T04:59:00Z">
                <w:r w:rsidRPr="00302AD4" w:rsidDel="00EA1A00">
                  <w:rPr>
                    <w:rFonts w:ascii="Arial" w:hAnsi="Arial" w:cs="Arial"/>
                    <w:b/>
                    <w:sz w:val="16"/>
                    <w:szCs w:val="16"/>
                  </w:rPr>
                  <w:delText>G</w:delText>
                </w:r>
              </w:del>
            </w:ins>
            <w:del w:id="2081" w:author="MKS CQS" w:date="2025-04-15T12:59:00Z" w16du:dateUtc="2025-04-15T04:59:00Z">
              <w:r w:rsidRPr="00302AD4" w:rsidDel="00EA1A00">
                <w:rPr>
                  <w:rFonts w:ascii="Arial" w:hAnsi="Arial" w:cs="Arial"/>
                  <w:b/>
                  <w:sz w:val="16"/>
                  <w:szCs w:val="16"/>
                  <w:rPrChange w:id="2082" w:author="MSAR LEGAL" w:date="2025-04-14T10:18:00Z" w16du:dateUtc="2025-04-14T02:18:00Z">
                    <w:rPr>
                      <w:b/>
                      <w:sz w:val="20"/>
                    </w:rPr>
                  </w:rPrChange>
                </w:rPr>
                <w:delText>: Information Verification</w:delText>
              </w:r>
            </w:del>
            <w:ins w:id="2083" w:author="MSAR LEGAL" w:date="2025-04-14T09:22:00Z" w16du:dateUtc="2025-04-14T01:22:00Z">
              <w:del w:id="2084" w:author="MKS CQS" w:date="2025-04-15T12:59:00Z" w16du:dateUtc="2025-04-15T04:59:00Z">
                <w:r w:rsidRPr="00302AD4" w:rsidDel="00EA1A00">
                  <w:rPr>
                    <w:rFonts w:ascii="Arial" w:hAnsi="Arial" w:cs="Arial"/>
                    <w:b/>
                    <w:sz w:val="16"/>
                    <w:szCs w:val="16"/>
                    <w:rPrChange w:id="2085" w:author="MSAR LEGAL" w:date="2025-04-14T10:18:00Z" w16du:dateUtc="2025-04-14T02:18:00Z">
                      <w:rPr>
                        <w:b/>
                        <w:sz w:val="20"/>
                      </w:rPr>
                    </w:rPrChange>
                  </w:rPr>
                  <w:delText>Contact De</w:delText>
                </w:r>
              </w:del>
            </w:ins>
            <w:ins w:id="2086" w:author="MSAR LEGAL" w:date="2025-04-14T09:23:00Z" w16du:dateUtc="2025-04-14T01:23:00Z">
              <w:del w:id="2087" w:author="MKS CQS" w:date="2025-04-15T12:59:00Z" w16du:dateUtc="2025-04-15T04:59:00Z">
                <w:r w:rsidRPr="00302AD4" w:rsidDel="00EA1A00">
                  <w:rPr>
                    <w:rFonts w:ascii="Arial" w:hAnsi="Arial" w:cs="Arial"/>
                    <w:b/>
                    <w:sz w:val="16"/>
                    <w:szCs w:val="16"/>
                    <w:rPrChange w:id="2088" w:author="MSAR LEGAL" w:date="2025-04-14T10:18:00Z" w16du:dateUtc="2025-04-14T02:18:00Z">
                      <w:rPr>
                        <w:b/>
                        <w:sz w:val="20"/>
                      </w:rPr>
                    </w:rPrChange>
                  </w:rPr>
                  <w:delText>tails</w:delText>
                </w:r>
              </w:del>
            </w:ins>
          </w:p>
          <w:tbl>
            <w:tblPr>
              <w:tblStyle w:val="TableGrid0"/>
              <w:tblpPr w:leftFromText="180" w:rightFromText="180" w:vertAnchor="text" w:horzAnchor="margin" w:tblpY="699"/>
              <w:tblW w:w="0" w:type="auto"/>
              <w:tblBorders>
                <w:top w:val="single" w:sz="4" w:space="0" w:color="E7E6E6"/>
                <w:left w:val="single" w:sz="4" w:space="0" w:color="E7E6E6"/>
                <w:bottom w:val="single" w:sz="4" w:space="0" w:color="E7E6E6"/>
                <w:right w:val="single" w:sz="4" w:space="0" w:color="E7E6E6"/>
                <w:insideH w:val="single" w:sz="4" w:space="0" w:color="E7E6E6"/>
                <w:insideV w:val="single" w:sz="4" w:space="0" w:color="E7E6E6"/>
              </w:tblBorders>
              <w:tblLayout w:type="fixed"/>
              <w:tblLook w:val="04A0" w:firstRow="1" w:lastRow="0" w:firstColumn="1" w:lastColumn="0" w:noHBand="0" w:noVBand="1"/>
              <w:tblPrChange w:id="2089" w:author="MKS CQS" w:date="2025-04-15T12:40:00Z" w16du:dateUtc="2025-04-15T04:40:00Z">
                <w:tblPr>
                  <w:tblStyle w:val="TableGrid0"/>
                  <w:tblpPr w:leftFromText="180" w:rightFromText="180" w:vertAnchor="text" w:horzAnchor="margin" w:tblpY="699"/>
                  <w:tblW w:w="0" w:type="auto"/>
                  <w:tblBorders>
                    <w:top w:val="single" w:sz="4" w:space="0" w:color="E7E6E6"/>
                    <w:left w:val="single" w:sz="4" w:space="0" w:color="E7E6E6"/>
                    <w:bottom w:val="single" w:sz="4" w:space="0" w:color="E7E6E6"/>
                    <w:right w:val="single" w:sz="4" w:space="0" w:color="E7E6E6"/>
                    <w:insideH w:val="single" w:sz="4" w:space="0" w:color="E7E6E6"/>
                    <w:insideV w:val="single" w:sz="4" w:space="0" w:color="E7E6E6"/>
                  </w:tblBorders>
                  <w:tblLook w:val="04A0" w:firstRow="1" w:lastRow="0" w:firstColumn="1" w:lastColumn="0" w:noHBand="0" w:noVBand="1"/>
                </w:tblPr>
              </w:tblPrChange>
            </w:tblPr>
            <w:tblGrid>
              <w:gridCol w:w="2697"/>
              <w:gridCol w:w="2697"/>
              <w:gridCol w:w="2698"/>
              <w:gridCol w:w="2698"/>
              <w:tblGridChange w:id="2090">
                <w:tblGrid>
                  <w:gridCol w:w="2603"/>
                  <w:gridCol w:w="94"/>
                  <w:gridCol w:w="2462"/>
                  <w:gridCol w:w="2579"/>
                  <w:gridCol w:w="2557"/>
                  <w:gridCol w:w="495"/>
                </w:tblGrid>
              </w:tblGridChange>
            </w:tblGrid>
            <w:tr w:rsidR="00706A7D" w:rsidRPr="00302AD4" w:rsidDel="00EA1A00" w14:paraId="4AE9B85D" w14:textId="2BD41610" w:rsidTr="004E0061">
              <w:trPr>
                <w:trHeight w:val="350"/>
                <w:ins w:id="2091" w:author="MSAR LEGAL" w:date="2025-04-14T09:23:00Z"/>
                <w:del w:id="2092" w:author="MKS CQS" w:date="2025-04-15T13:02:00Z"/>
                <w:trPrChange w:id="2093" w:author="MKS CQS" w:date="2025-04-15T12:40:00Z" w16du:dateUtc="2025-04-15T04:40:00Z">
                  <w:trPr>
                    <w:gridAfter w:val="0"/>
                    <w:trHeight w:val="350"/>
                  </w:trPr>
                </w:trPrChange>
              </w:trPr>
              <w:tc>
                <w:tcPr>
                  <w:tcW w:w="2697" w:type="dxa"/>
                  <w:tcBorders>
                    <w:top w:val="single" w:sz="4" w:space="0" w:color="000000"/>
                    <w:left w:val="single" w:sz="4" w:space="0" w:color="000000"/>
                    <w:bottom w:val="single" w:sz="4" w:space="0" w:color="000000"/>
                    <w:right w:val="single" w:sz="4" w:space="0" w:color="000000"/>
                  </w:tcBorders>
                  <w:tcPrChange w:id="2094" w:author="MKS CQS" w:date="2025-04-15T12:40:00Z" w16du:dateUtc="2025-04-15T04:40:00Z">
                    <w:tcPr>
                      <w:tcW w:w="2697" w:type="dxa"/>
                      <w:tcBorders>
                        <w:top w:val="single" w:sz="4" w:space="0" w:color="000000"/>
                        <w:left w:val="single" w:sz="4" w:space="0" w:color="000000"/>
                        <w:bottom w:val="single" w:sz="4" w:space="0" w:color="000000"/>
                        <w:right w:val="single" w:sz="4" w:space="0" w:color="000000"/>
                      </w:tcBorders>
                    </w:tcPr>
                  </w:tcPrChange>
                </w:tcPr>
                <w:p w14:paraId="58673C9E" w14:textId="6F3D354E" w:rsidR="00706A7D" w:rsidRPr="00302AD4" w:rsidDel="00EA1A00" w:rsidRDefault="00706A7D" w:rsidP="00706A7D">
                  <w:pPr>
                    <w:rPr>
                      <w:ins w:id="2095" w:author="MSAR LEGAL" w:date="2025-04-14T09:23:00Z" w16du:dateUtc="2025-04-14T01:23:00Z"/>
                      <w:del w:id="2096" w:author="MKS CQS" w:date="2025-04-15T13:02:00Z" w16du:dateUtc="2025-04-15T05:02:00Z"/>
                      <w:rFonts w:ascii="Arial" w:hAnsi="Arial" w:cs="Arial"/>
                      <w:b/>
                      <w:bCs/>
                      <w:sz w:val="16"/>
                      <w:szCs w:val="16"/>
                      <w:rPrChange w:id="2097" w:author="MSAR LEGAL" w:date="2025-04-14T10:18:00Z" w16du:dateUtc="2025-04-14T02:18:00Z">
                        <w:rPr>
                          <w:ins w:id="2098" w:author="MSAR LEGAL" w:date="2025-04-14T09:23:00Z" w16du:dateUtc="2025-04-14T01:23:00Z"/>
                          <w:del w:id="2099" w:author="MKS CQS" w:date="2025-04-15T13:02:00Z" w16du:dateUtc="2025-04-15T05:02:00Z"/>
                          <w:rFonts w:ascii="Arial" w:hAnsi="Arial" w:cs="Arial"/>
                          <w:b/>
                          <w:bCs/>
                          <w:sz w:val="20"/>
                          <w:szCs w:val="20"/>
                        </w:rPr>
                      </w:rPrChange>
                    </w:rPr>
                  </w:pPr>
                  <w:ins w:id="2100" w:author="MSAR LEGAL" w:date="2025-04-14T09:23:00Z" w16du:dateUtc="2025-04-14T01:23:00Z">
                    <w:del w:id="2101" w:author="MKS CQS" w:date="2025-04-15T13:00:00Z" w16du:dateUtc="2025-04-15T05:00:00Z">
                      <w:r w:rsidRPr="00302AD4" w:rsidDel="00EA1A00">
                        <w:rPr>
                          <w:rFonts w:ascii="Arial" w:hAnsi="Arial" w:cs="Arial"/>
                          <w:b/>
                          <w:bCs/>
                          <w:sz w:val="16"/>
                          <w:szCs w:val="16"/>
                          <w:rPrChange w:id="2102" w:author="MSAR LEGAL" w:date="2025-04-14T10:18:00Z" w16du:dateUtc="2025-04-14T02:18:00Z">
                            <w:rPr>
                              <w:rFonts w:ascii="Arial" w:hAnsi="Arial" w:cs="Arial"/>
                              <w:b/>
                              <w:bCs/>
                              <w:sz w:val="20"/>
                              <w:szCs w:val="20"/>
                            </w:rPr>
                          </w:rPrChange>
                        </w:rPr>
                        <w:delText>Primary Contact Person</w:delText>
                      </w:r>
                    </w:del>
                  </w:ins>
                </w:p>
              </w:tc>
              <w:tc>
                <w:tcPr>
                  <w:tcW w:w="8093" w:type="dxa"/>
                  <w:gridSpan w:val="3"/>
                  <w:tcBorders>
                    <w:top w:val="single" w:sz="4" w:space="0" w:color="000000"/>
                    <w:left w:val="single" w:sz="4" w:space="0" w:color="000000"/>
                    <w:bottom w:val="single" w:sz="4" w:space="0" w:color="000000"/>
                    <w:right w:val="single" w:sz="4" w:space="0" w:color="000000"/>
                  </w:tcBorders>
                  <w:tcPrChange w:id="2103" w:author="MKS CQS" w:date="2025-04-15T12:40:00Z" w16du:dateUtc="2025-04-15T04:40:00Z">
                    <w:tcPr>
                      <w:tcW w:w="8093" w:type="dxa"/>
                      <w:gridSpan w:val="4"/>
                      <w:tcBorders>
                        <w:top w:val="single" w:sz="4" w:space="0" w:color="000000"/>
                        <w:left w:val="single" w:sz="4" w:space="0" w:color="000000"/>
                        <w:bottom w:val="single" w:sz="4" w:space="0" w:color="000000"/>
                        <w:right w:val="single" w:sz="4" w:space="0" w:color="000000"/>
                      </w:tcBorders>
                    </w:tcPr>
                  </w:tcPrChange>
                </w:tcPr>
                <w:p w14:paraId="0B8D685F" w14:textId="1A32D9A4" w:rsidR="00706A7D" w:rsidRPr="00302AD4" w:rsidDel="00EA1A00" w:rsidRDefault="00706A7D" w:rsidP="00706A7D">
                  <w:pPr>
                    <w:rPr>
                      <w:ins w:id="2104" w:author="MSAR LEGAL" w:date="2025-04-14T09:23:00Z" w16du:dateUtc="2025-04-14T01:23:00Z"/>
                      <w:del w:id="2105" w:author="MKS CQS" w:date="2025-04-15T13:02:00Z" w16du:dateUtc="2025-04-15T05:02:00Z"/>
                      <w:rFonts w:ascii="Arial" w:hAnsi="Arial" w:cs="Arial"/>
                      <w:sz w:val="16"/>
                      <w:szCs w:val="16"/>
                      <w:rPrChange w:id="2106" w:author="MSAR LEGAL" w:date="2025-04-14T10:18:00Z" w16du:dateUtc="2025-04-14T02:18:00Z">
                        <w:rPr>
                          <w:ins w:id="2107" w:author="MSAR LEGAL" w:date="2025-04-14T09:23:00Z" w16du:dateUtc="2025-04-14T01:23:00Z"/>
                          <w:del w:id="2108" w:author="MKS CQS" w:date="2025-04-15T13:02:00Z" w16du:dateUtc="2025-04-15T05:02:00Z"/>
                          <w:rFonts w:ascii="Arial" w:hAnsi="Arial" w:cs="Arial"/>
                          <w:sz w:val="20"/>
                          <w:szCs w:val="20"/>
                        </w:rPr>
                      </w:rPrChange>
                    </w:rPr>
                  </w:pPr>
                </w:p>
              </w:tc>
            </w:tr>
            <w:tr w:rsidR="00706A7D" w:rsidRPr="00302AD4" w:rsidDel="00EA1A00" w14:paraId="76800C8E" w14:textId="26EDA7A8" w:rsidTr="004E0061">
              <w:trPr>
                <w:trHeight w:val="347"/>
                <w:ins w:id="2109" w:author="MSAR LEGAL" w:date="2025-04-14T09:23:00Z"/>
                <w:del w:id="2110" w:author="MKS CQS" w:date="2025-04-15T13:02:00Z"/>
                <w:trPrChange w:id="2111" w:author="MKS CQS" w:date="2025-04-15T12:40:00Z" w16du:dateUtc="2025-04-15T04:40:00Z">
                  <w:trPr>
                    <w:gridAfter w:val="0"/>
                    <w:trHeight w:val="347"/>
                  </w:trPr>
                </w:trPrChange>
              </w:trPr>
              <w:tc>
                <w:tcPr>
                  <w:tcW w:w="2697" w:type="dxa"/>
                  <w:tcBorders>
                    <w:top w:val="single" w:sz="4" w:space="0" w:color="000000"/>
                    <w:left w:val="single" w:sz="4" w:space="0" w:color="000000"/>
                    <w:bottom w:val="single" w:sz="4" w:space="0" w:color="000000"/>
                    <w:right w:val="single" w:sz="4" w:space="0" w:color="000000"/>
                  </w:tcBorders>
                  <w:tcPrChange w:id="2112" w:author="MKS CQS" w:date="2025-04-15T12:40:00Z" w16du:dateUtc="2025-04-15T04:40:00Z">
                    <w:tcPr>
                      <w:tcW w:w="2697" w:type="dxa"/>
                      <w:tcBorders>
                        <w:top w:val="single" w:sz="4" w:space="0" w:color="000000"/>
                        <w:left w:val="single" w:sz="4" w:space="0" w:color="000000"/>
                        <w:bottom w:val="single" w:sz="4" w:space="0" w:color="000000"/>
                        <w:right w:val="single" w:sz="4" w:space="0" w:color="000000"/>
                      </w:tcBorders>
                    </w:tcPr>
                  </w:tcPrChange>
                </w:tcPr>
                <w:p w14:paraId="035295F0" w14:textId="025F211C" w:rsidR="00706A7D" w:rsidRPr="00302AD4" w:rsidDel="00EA1A00" w:rsidRDefault="00706A7D" w:rsidP="00706A7D">
                  <w:pPr>
                    <w:rPr>
                      <w:ins w:id="2113" w:author="MSAR LEGAL" w:date="2025-04-14T09:23:00Z" w16du:dateUtc="2025-04-14T01:23:00Z"/>
                      <w:del w:id="2114" w:author="MKS CQS" w:date="2025-04-15T13:02:00Z" w16du:dateUtc="2025-04-15T05:02:00Z"/>
                      <w:rFonts w:ascii="Arial" w:hAnsi="Arial" w:cs="Arial"/>
                      <w:sz w:val="16"/>
                      <w:szCs w:val="16"/>
                      <w:rPrChange w:id="2115" w:author="MSAR LEGAL" w:date="2025-04-14T10:18:00Z" w16du:dateUtc="2025-04-14T02:18:00Z">
                        <w:rPr>
                          <w:ins w:id="2116" w:author="MSAR LEGAL" w:date="2025-04-14T09:23:00Z" w16du:dateUtc="2025-04-14T01:23:00Z"/>
                          <w:del w:id="2117" w:author="MKS CQS" w:date="2025-04-15T13:02:00Z" w16du:dateUtc="2025-04-15T05:02:00Z"/>
                          <w:rFonts w:ascii="Arial" w:hAnsi="Arial" w:cs="Arial"/>
                          <w:sz w:val="20"/>
                          <w:szCs w:val="20"/>
                        </w:rPr>
                      </w:rPrChange>
                    </w:rPr>
                  </w:pPr>
                  <w:ins w:id="2118" w:author="MSAR LEGAL" w:date="2025-04-14T09:23:00Z" w16du:dateUtc="2025-04-14T01:23:00Z">
                    <w:del w:id="2119" w:author="MKS CQS" w:date="2025-04-15T13:01:00Z" w16du:dateUtc="2025-04-15T05:01:00Z">
                      <w:r w:rsidRPr="00302AD4" w:rsidDel="00EA1A00">
                        <w:rPr>
                          <w:rFonts w:ascii="Arial" w:hAnsi="Arial" w:cs="Arial"/>
                          <w:sz w:val="16"/>
                          <w:szCs w:val="16"/>
                          <w:rPrChange w:id="2120" w:author="MSAR LEGAL" w:date="2025-04-14T10:18:00Z" w16du:dateUtc="2025-04-14T02:18:00Z">
                            <w:rPr>
                              <w:rFonts w:ascii="Arial" w:hAnsi="Arial" w:cs="Arial"/>
                              <w:sz w:val="20"/>
                              <w:szCs w:val="20"/>
                            </w:rPr>
                          </w:rPrChange>
                        </w:rPr>
                        <w:delText>Department</w:delText>
                      </w:r>
                    </w:del>
                  </w:ins>
                </w:p>
              </w:tc>
              <w:tc>
                <w:tcPr>
                  <w:tcW w:w="8093" w:type="dxa"/>
                  <w:gridSpan w:val="3"/>
                  <w:tcBorders>
                    <w:top w:val="single" w:sz="4" w:space="0" w:color="000000"/>
                    <w:left w:val="single" w:sz="4" w:space="0" w:color="000000"/>
                    <w:bottom w:val="single" w:sz="4" w:space="0" w:color="000000"/>
                    <w:right w:val="single" w:sz="4" w:space="0" w:color="000000"/>
                  </w:tcBorders>
                  <w:tcPrChange w:id="2121" w:author="MKS CQS" w:date="2025-04-15T12:40:00Z" w16du:dateUtc="2025-04-15T04:40:00Z">
                    <w:tcPr>
                      <w:tcW w:w="8093" w:type="dxa"/>
                      <w:gridSpan w:val="4"/>
                      <w:tcBorders>
                        <w:top w:val="single" w:sz="4" w:space="0" w:color="000000"/>
                        <w:left w:val="single" w:sz="4" w:space="0" w:color="000000"/>
                        <w:bottom w:val="single" w:sz="4" w:space="0" w:color="000000"/>
                        <w:right w:val="single" w:sz="4" w:space="0" w:color="000000"/>
                      </w:tcBorders>
                    </w:tcPr>
                  </w:tcPrChange>
                </w:tcPr>
                <w:p w14:paraId="124EDCFA" w14:textId="1685D29E" w:rsidR="00706A7D" w:rsidRPr="00302AD4" w:rsidDel="00EA1A00" w:rsidRDefault="00706A7D" w:rsidP="00706A7D">
                  <w:pPr>
                    <w:rPr>
                      <w:ins w:id="2122" w:author="MSAR LEGAL" w:date="2025-04-14T09:23:00Z" w16du:dateUtc="2025-04-14T01:23:00Z"/>
                      <w:del w:id="2123" w:author="MKS CQS" w:date="2025-04-15T13:02:00Z" w16du:dateUtc="2025-04-15T05:02:00Z"/>
                      <w:rFonts w:ascii="Arial" w:hAnsi="Arial" w:cs="Arial"/>
                      <w:sz w:val="16"/>
                      <w:szCs w:val="16"/>
                      <w:rPrChange w:id="2124" w:author="MSAR LEGAL" w:date="2025-04-14T10:18:00Z" w16du:dateUtc="2025-04-14T02:18:00Z">
                        <w:rPr>
                          <w:ins w:id="2125" w:author="MSAR LEGAL" w:date="2025-04-14T09:23:00Z" w16du:dateUtc="2025-04-14T01:23:00Z"/>
                          <w:del w:id="2126" w:author="MKS CQS" w:date="2025-04-15T13:02:00Z" w16du:dateUtc="2025-04-15T05:02:00Z"/>
                          <w:rFonts w:ascii="Arial" w:hAnsi="Arial" w:cs="Arial"/>
                          <w:sz w:val="20"/>
                          <w:szCs w:val="20"/>
                        </w:rPr>
                      </w:rPrChange>
                    </w:rPr>
                  </w:pPr>
                </w:p>
              </w:tc>
            </w:tr>
            <w:tr w:rsidR="00706A7D" w:rsidRPr="00302AD4" w:rsidDel="00EA1A00" w14:paraId="388565F7" w14:textId="0064ADC3" w:rsidTr="004E0061">
              <w:trPr>
                <w:trHeight w:val="356"/>
                <w:ins w:id="2127" w:author="MSAR LEGAL" w:date="2025-04-14T09:23:00Z"/>
                <w:del w:id="2128" w:author="MKS CQS" w:date="2025-04-15T13:02:00Z"/>
                <w:trPrChange w:id="2129" w:author="MKS CQS" w:date="2025-04-15T12:40:00Z" w16du:dateUtc="2025-04-15T04:40:00Z">
                  <w:trPr>
                    <w:gridAfter w:val="0"/>
                    <w:trHeight w:val="356"/>
                  </w:trPr>
                </w:trPrChange>
              </w:trPr>
              <w:tc>
                <w:tcPr>
                  <w:tcW w:w="2697" w:type="dxa"/>
                  <w:tcBorders>
                    <w:top w:val="single" w:sz="4" w:space="0" w:color="000000"/>
                    <w:left w:val="single" w:sz="4" w:space="0" w:color="000000"/>
                    <w:bottom w:val="single" w:sz="4" w:space="0" w:color="000000"/>
                    <w:right w:val="single" w:sz="4" w:space="0" w:color="000000"/>
                  </w:tcBorders>
                  <w:tcPrChange w:id="2130" w:author="MKS CQS" w:date="2025-04-15T12:40:00Z" w16du:dateUtc="2025-04-15T04:40:00Z">
                    <w:tcPr>
                      <w:tcW w:w="2697" w:type="dxa"/>
                      <w:tcBorders>
                        <w:top w:val="single" w:sz="4" w:space="0" w:color="000000"/>
                        <w:left w:val="single" w:sz="4" w:space="0" w:color="000000"/>
                        <w:bottom w:val="single" w:sz="4" w:space="0" w:color="000000"/>
                        <w:right w:val="single" w:sz="4" w:space="0" w:color="000000"/>
                      </w:tcBorders>
                    </w:tcPr>
                  </w:tcPrChange>
                </w:tcPr>
                <w:p w14:paraId="296E9B19" w14:textId="0645A19D" w:rsidR="00706A7D" w:rsidRPr="00302AD4" w:rsidDel="00EA1A00" w:rsidRDefault="00706A7D" w:rsidP="00706A7D">
                  <w:pPr>
                    <w:rPr>
                      <w:ins w:id="2131" w:author="MSAR LEGAL" w:date="2025-04-14T09:23:00Z" w16du:dateUtc="2025-04-14T01:23:00Z"/>
                      <w:del w:id="2132" w:author="MKS CQS" w:date="2025-04-15T13:02:00Z" w16du:dateUtc="2025-04-15T05:02:00Z"/>
                      <w:rFonts w:ascii="Arial" w:hAnsi="Arial" w:cs="Arial"/>
                      <w:sz w:val="16"/>
                      <w:szCs w:val="16"/>
                      <w:rPrChange w:id="2133" w:author="MSAR LEGAL" w:date="2025-04-14T10:18:00Z" w16du:dateUtc="2025-04-14T02:18:00Z">
                        <w:rPr>
                          <w:ins w:id="2134" w:author="MSAR LEGAL" w:date="2025-04-14T09:23:00Z" w16du:dateUtc="2025-04-14T01:23:00Z"/>
                          <w:del w:id="2135" w:author="MKS CQS" w:date="2025-04-15T13:02:00Z" w16du:dateUtc="2025-04-15T05:02:00Z"/>
                          <w:rFonts w:ascii="Arial" w:hAnsi="Arial" w:cs="Arial"/>
                          <w:sz w:val="20"/>
                          <w:szCs w:val="20"/>
                        </w:rPr>
                      </w:rPrChange>
                    </w:rPr>
                  </w:pPr>
                  <w:ins w:id="2136" w:author="MSAR LEGAL" w:date="2025-04-14T09:23:00Z" w16du:dateUtc="2025-04-14T01:23:00Z">
                    <w:del w:id="2137" w:author="MKS CQS" w:date="2025-04-15T13:01:00Z" w16du:dateUtc="2025-04-15T05:01:00Z">
                      <w:r w:rsidRPr="00302AD4" w:rsidDel="00EA1A00">
                        <w:rPr>
                          <w:rFonts w:ascii="Arial" w:hAnsi="Arial" w:cs="Arial"/>
                          <w:sz w:val="16"/>
                          <w:szCs w:val="16"/>
                          <w:rPrChange w:id="2138" w:author="MSAR LEGAL" w:date="2025-04-14T10:18:00Z" w16du:dateUtc="2025-04-14T02:18:00Z">
                            <w:rPr>
                              <w:rFonts w:ascii="Arial" w:hAnsi="Arial" w:cs="Arial"/>
                              <w:sz w:val="20"/>
                              <w:szCs w:val="20"/>
                            </w:rPr>
                          </w:rPrChange>
                        </w:rPr>
                        <w:delText>Telephone Number</w:delText>
                      </w:r>
                    </w:del>
                  </w:ins>
                </w:p>
              </w:tc>
              <w:tc>
                <w:tcPr>
                  <w:tcW w:w="2697" w:type="dxa"/>
                  <w:tcBorders>
                    <w:top w:val="single" w:sz="4" w:space="0" w:color="000000"/>
                    <w:left w:val="single" w:sz="4" w:space="0" w:color="000000"/>
                    <w:bottom w:val="single" w:sz="4" w:space="0" w:color="000000"/>
                    <w:right w:val="single" w:sz="4" w:space="0" w:color="000000"/>
                  </w:tcBorders>
                  <w:tcPrChange w:id="2139" w:author="MKS CQS" w:date="2025-04-15T12:40:00Z" w16du:dateUtc="2025-04-15T04:40:00Z">
                    <w:tcPr>
                      <w:tcW w:w="2697" w:type="dxa"/>
                      <w:gridSpan w:val="2"/>
                      <w:tcBorders>
                        <w:top w:val="single" w:sz="4" w:space="0" w:color="000000"/>
                        <w:left w:val="single" w:sz="4" w:space="0" w:color="000000"/>
                        <w:bottom w:val="single" w:sz="4" w:space="0" w:color="000000"/>
                        <w:right w:val="single" w:sz="4" w:space="0" w:color="000000"/>
                      </w:tcBorders>
                    </w:tcPr>
                  </w:tcPrChange>
                </w:tcPr>
                <w:p w14:paraId="1340DD22" w14:textId="3855C5C0" w:rsidR="00706A7D" w:rsidRPr="00302AD4" w:rsidDel="00EA1A00" w:rsidRDefault="00706A7D" w:rsidP="00706A7D">
                  <w:pPr>
                    <w:rPr>
                      <w:ins w:id="2140" w:author="MSAR LEGAL" w:date="2025-04-14T09:23:00Z" w16du:dateUtc="2025-04-14T01:23:00Z"/>
                      <w:del w:id="2141" w:author="MKS CQS" w:date="2025-04-15T13:02:00Z" w16du:dateUtc="2025-04-15T05:02:00Z"/>
                      <w:rFonts w:ascii="Arial" w:hAnsi="Arial" w:cs="Arial"/>
                      <w:sz w:val="16"/>
                      <w:szCs w:val="16"/>
                      <w:rPrChange w:id="2142" w:author="MSAR LEGAL" w:date="2025-04-14T10:18:00Z" w16du:dateUtc="2025-04-14T02:18:00Z">
                        <w:rPr>
                          <w:ins w:id="2143" w:author="MSAR LEGAL" w:date="2025-04-14T09:23:00Z" w16du:dateUtc="2025-04-14T01:23:00Z"/>
                          <w:del w:id="2144" w:author="MKS CQS" w:date="2025-04-15T13:02:00Z" w16du:dateUtc="2025-04-15T05:02:00Z"/>
                          <w:rFonts w:ascii="Arial" w:hAnsi="Arial" w:cs="Arial"/>
                          <w:sz w:val="20"/>
                          <w:szCs w:val="20"/>
                        </w:rPr>
                      </w:rPrChange>
                    </w:rPr>
                  </w:pPr>
                </w:p>
              </w:tc>
              <w:tc>
                <w:tcPr>
                  <w:tcW w:w="2698" w:type="dxa"/>
                  <w:tcBorders>
                    <w:top w:val="single" w:sz="4" w:space="0" w:color="000000"/>
                    <w:left w:val="single" w:sz="4" w:space="0" w:color="000000"/>
                    <w:bottom w:val="single" w:sz="4" w:space="0" w:color="000000"/>
                    <w:right w:val="single" w:sz="4" w:space="0" w:color="000000"/>
                  </w:tcBorders>
                  <w:tcPrChange w:id="2145" w:author="MKS CQS" w:date="2025-04-15T12:40:00Z" w16du:dateUtc="2025-04-15T04:40:00Z">
                    <w:tcPr>
                      <w:tcW w:w="2698" w:type="dxa"/>
                      <w:tcBorders>
                        <w:top w:val="single" w:sz="4" w:space="0" w:color="000000"/>
                        <w:left w:val="single" w:sz="4" w:space="0" w:color="000000"/>
                        <w:bottom w:val="single" w:sz="4" w:space="0" w:color="000000"/>
                        <w:right w:val="single" w:sz="4" w:space="0" w:color="000000"/>
                      </w:tcBorders>
                    </w:tcPr>
                  </w:tcPrChange>
                </w:tcPr>
                <w:p w14:paraId="3A702D08" w14:textId="2B9CF0F5" w:rsidR="00706A7D" w:rsidRPr="00302AD4" w:rsidDel="00EA1A00" w:rsidRDefault="00706A7D" w:rsidP="00706A7D">
                  <w:pPr>
                    <w:rPr>
                      <w:ins w:id="2146" w:author="MSAR LEGAL" w:date="2025-04-14T09:23:00Z" w16du:dateUtc="2025-04-14T01:23:00Z"/>
                      <w:del w:id="2147" w:author="MKS CQS" w:date="2025-04-15T13:02:00Z" w16du:dateUtc="2025-04-15T05:02:00Z"/>
                      <w:rFonts w:ascii="Arial" w:hAnsi="Arial" w:cs="Arial"/>
                      <w:sz w:val="16"/>
                      <w:szCs w:val="16"/>
                      <w:rPrChange w:id="2148" w:author="MSAR LEGAL" w:date="2025-04-14T10:18:00Z" w16du:dateUtc="2025-04-14T02:18:00Z">
                        <w:rPr>
                          <w:ins w:id="2149" w:author="MSAR LEGAL" w:date="2025-04-14T09:23:00Z" w16du:dateUtc="2025-04-14T01:23:00Z"/>
                          <w:del w:id="2150" w:author="MKS CQS" w:date="2025-04-15T13:02:00Z" w16du:dateUtc="2025-04-15T05:02:00Z"/>
                          <w:rFonts w:ascii="Arial" w:hAnsi="Arial" w:cs="Arial"/>
                          <w:sz w:val="20"/>
                          <w:szCs w:val="20"/>
                        </w:rPr>
                      </w:rPrChange>
                    </w:rPr>
                  </w:pPr>
                  <w:ins w:id="2151" w:author="MSAR LEGAL" w:date="2025-04-14T09:23:00Z" w16du:dateUtc="2025-04-14T01:23:00Z">
                    <w:del w:id="2152" w:author="MKS CQS" w:date="2025-04-15T13:02:00Z" w16du:dateUtc="2025-04-15T05:02:00Z">
                      <w:r w:rsidRPr="00302AD4" w:rsidDel="00EA1A00">
                        <w:rPr>
                          <w:rFonts w:ascii="Arial" w:hAnsi="Arial" w:cs="Arial"/>
                          <w:sz w:val="16"/>
                          <w:szCs w:val="16"/>
                          <w:rPrChange w:id="2153" w:author="MSAR LEGAL" w:date="2025-04-14T10:18:00Z" w16du:dateUtc="2025-04-14T02:18:00Z">
                            <w:rPr>
                              <w:rFonts w:ascii="Arial" w:hAnsi="Arial" w:cs="Arial"/>
                              <w:sz w:val="20"/>
                              <w:szCs w:val="20"/>
                            </w:rPr>
                          </w:rPrChange>
                        </w:rPr>
                        <w:delText>Email</w:delText>
                      </w:r>
                    </w:del>
                  </w:ins>
                </w:p>
              </w:tc>
              <w:tc>
                <w:tcPr>
                  <w:tcW w:w="2698" w:type="dxa"/>
                  <w:tcBorders>
                    <w:top w:val="single" w:sz="4" w:space="0" w:color="000000"/>
                    <w:left w:val="single" w:sz="4" w:space="0" w:color="000000"/>
                    <w:bottom w:val="single" w:sz="4" w:space="0" w:color="000000"/>
                    <w:right w:val="single" w:sz="4" w:space="0" w:color="000000"/>
                  </w:tcBorders>
                  <w:tcPrChange w:id="2154" w:author="MKS CQS" w:date="2025-04-15T12:40:00Z" w16du:dateUtc="2025-04-15T04:40:00Z">
                    <w:tcPr>
                      <w:tcW w:w="2698" w:type="dxa"/>
                      <w:tcBorders>
                        <w:top w:val="single" w:sz="4" w:space="0" w:color="000000"/>
                        <w:left w:val="single" w:sz="4" w:space="0" w:color="000000"/>
                        <w:bottom w:val="single" w:sz="4" w:space="0" w:color="000000"/>
                        <w:right w:val="single" w:sz="4" w:space="0" w:color="000000"/>
                      </w:tcBorders>
                    </w:tcPr>
                  </w:tcPrChange>
                </w:tcPr>
                <w:p w14:paraId="7C7C50E9" w14:textId="3ED4AFAF" w:rsidR="00706A7D" w:rsidRPr="00302AD4" w:rsidDel="00EA1A00" w:rsidRDefault="00706A7D" w:rsidP="00706A7D">
                  <w:pPr>
                    <w:rPr>
                      <w:ins w:id="2155" w:author="MSAR LEGAL" w:date="2025-04-14T09:23:00Z" w16du:dateUtc="2025-04-14T01:23:00Z"/>
                      <w:del w:id="2156" w:author="MKS CQS" w:date="2025-04-15T13:02:00Z" w16du:dateUtc="2025-04-15T05:02:00Z"/>
                      <w:rFonts w:ascii="Arial" w:hAnsi="Arial" w:cs="Arial"/>
                      <w:sz w:val="16"/>
                      <w:szCs w:val="16"/>
                      <w:rPrChange w:id="2157" w:author="MSAR LEGAL" w:date="2025-04-14T10:18:00Z" w16du:dateUtc="2025-04-14T02:18:00Z">
                        <w:rPr>
                          <w:ins w:id="2158" w:author="MSAR LEGAL" w:date="2025-04-14T09:23:00Z" w16du:dateUtc="2025-04-14T01:23:00Z"/>
                          <w:del w:id="2159" w:author="MKS CQS" w:date="2025-04-15T13:02:00Z" w16du:dateUtc="2025-04-15T05:02:00Z"/>
                          <w:rFonts w:ascii="Arial" w:hAnsi="Arial" w:cs="Arial"/>
                          <w:sz w:val="20"/>
                          <w:szCs w:val="20"/>
                        </w:rPr>
                      </w:rPrChange>
                    </w:rPr>
                  </w:pPr>
                </w:p>
              </w:tc>
            </w:tr>
          </w:tbl>
          <w:p w14:paraId="4EA8753C" w14:textId="316AB582" w:rsidR="00706A7D" w:rsidRPr="00302AD4" w:rsidDel="00EA1A00" w:rsidRDefault="00706A7D" w:rsidP="00706A7D">
            <w:pPr>
              <w:rPr>
                <w:ins w:id="2160" w:author="MSAR LEGAL" w:date="2025-04-14T09:23:00Z" w16du:dateUtc="2025-04-14T01:23:00Z"/>
                <w:del w:id="2161" w:author="MKS CQS" w:date="2025-04-15T13:02:00Z" w16du:dateUtc="2025-04-15T05:02:00Z"/>
                <w:rFonts w:ascii="Arial" w:hAnsi="Arial" w:cs="Arial"/>
                <w:sz w:val="16"/>
                <w:szCs w:val="16"/>
                <w:rPrChange w:id="2162" w:author="MSAR LEGAL" w:date="2025-04-14T10:18:00Z" w16du:dateUtc="2025-04-14T02:18:00Z">
                  <w:rPr>
                    <w:ins w:id="2163" w:author="MSAR LEGAL" w:date="2025-04-14T09:23:00Z" w16du:dateUtc="2025-04-14T01:23:00Z"/>
                    <w:del w:id="2164" w:author="MKS CQS" w:date="2025-04-15T13:02:00Z" w16du:dateUtc="2025-04-15T05:02:00Z"/>
                    <w:rFonts w:ascii="Verdana" w:hAnsi="Verdana"/>
                  </w:rPr>
                </w:rPrChange>
              </w:rPr>
            </w:pPr>
          </w:p>
          <w:tbl>
            <w:tblPr>
              <w:tblStyle w:val="TableGrid0"/>
              <w:tblpPr w:leftFromText="180" w:rightFromText="180" w:vertAnchor="text" w:horzAnchor="margin" w:tblpY="124"/>
              <w:tblW w:w="0" w:type="auto"/>
              <w:tblBorders>
                <w:top w:val="single" w:sz="4" w:space="0" w:color="E7E6E6"/>
                <w:left w:val="single" w:sz="4" w:space="0" w:color="E7E6E6"/>
                <w:bottom w:val="single" w:sz="4" w:space="0" w:color="E7E6E6"/>
                <w:right w:val="single" w:sz="4" w:space="0" w:color="E7E6E6"/>
                <w:insideH w:val="single" w:sz="4" w:space="0" w:color="E7E6E6"/>
                <w:insideV w:val="single" w:sz="4" w:space="0" w:color="E7E6E6"/>
              </w:tblBorders>
              <w:tblLayout w:type="fixed"/>
              <w:tblLook w:val="04A0" w:firstRow="1" w:lastRow="0" w:firstColumn="1" w:lastColumn="0" w:noHBand="0" w:noVBand="1"/>
              <w:tblPrChange w:id="2165" w:author="MKS CQS" w:date="2025-04-15T12:40:00Z" w16du:dateUtc="2025-04-15T04:40:00Z">
                <w:tblPr>
                  <w:tblStyle w:val="TableGrid0"/>
                  <w:tblpPr w:leftFromText="180" w:rightFromText="180" w:vertAnchor="text" w:horzAnchor="margin" w:tblpY="124"/>
                  <w:tblW w:w="0" w:type="auto"/>
                  <w:tblBorders>
                    <w:top w:val="single" w:sz="4" w:space="0" w:color="E7E6E6"/>
                    <w:left w:val="single" w:sz="4" w:space="0" w:color="E7E6E6"/>
                    <w:bottom w:val="single" w:sz="4" w:space="0" w:color="E7E6E6"/>
                    <w:right w:val="single" w:sz="4" w:space="0" w:color="E7E6E6"/>
                    <w:insideH w:val="single" w:sz="4" w:space="0" w:color="E7E6E6"/>
                    <w:insideV w:val="single" w:sz="4" w:space="0" w:color="E7E6E6"/>
                  </w:tblBorders>
                  <w:tblLook w:val="04A0" w:firstRow="1" w:lastRow="0" w:firstColumn="1" w:lastColumn="0" w:noHBand="0" w:noVBand="1"/>
                </w:tblPr>
              </w:tblPrChange>
            </w:tblPr>
            <w:tblGrid>
              <w:gridCol w:w="2697"/>
              <w:gridCol w:w="2697"/>
              <w:gridCol w:w="2698"/>
              <w:gridCol w:w="2698"/>
              <w:tblGridChange w:id="2166">
                <w:tblGrid>
                  <w:gridCol w:w="2603"/>
                  <w:gridCol w:w="94"/>
                  <w:gridCol w:w="2462"/>
                  <w:gridCol w:w="2579"/>
                  <w:gridCol w:w="2557"/>
                  <w:gridCol w:w="495"/>
                </w:tblGrid>
              </w:tblGridChange>
            </w:tblGrid>
            <w:tr w:rsidR="00706A7D" w:rsidRPr="00302AD4" w:rsidDel="00EA1A00" w14:paraId="60891F07" w14:textId="011D1EAB" w:rsidTr="004E0061">
              <w:trPr>
                <w:trHeight w:val="347"/>
                <w:ins w:id="2167" w:author="MSAR LEGAL" w:date="2025-04-14T09:23:00Z"/>
                <w:del w:id="2168" w:author="MKS CQS" w:date="2025-04-15T13:02:00Z"/>
                <w:trPrChange w:id="2169" w:author="MKS CQS" w:date="2025-04-15T12:40:00Z" w16du:dateUtc="2025-04-15T04:40:00Z">
                  <w:trPr>
                    <w:gridAfter w:val="0"/>
                    <w:trHeight w:val="347"/>
                  </w:trPr>
                </w:trPrChange>
              </w:trPr>
              <w:tc>
                <w:tcPr>
                  <w:tcW w:w="2697" w:type="dxa"/>
                  <w:tcBorders>
                    <w:top w:val="single" w:sz="4" w:space="0" w:color="000000"/>
                    <w:left w:val="single" w:sz="4" w:space="0" w:color="000000"/>
                    <w:bottom w:val="single" w:sz="4" w:space="0" w:color="000000"/>
                    <w:right w:val="single" w:sz="4" w:space="0" w:color="000000"/>
                  </w:tcBorders>
                  <w:tcPrChange w:id="2170" w:author="MKS CQS" w:date="2025-04-15T12:40:00Z" w16du:dateUtc="2025-04-15T04:40:00Z">
                    <w:tcPr>
                      <w:tcW w:w="2697" w:type="dxa"/>
                      <w:tcBorders>
                        <w:top w:val="single" w:sz="4" w:space="0" w:color="000000"/>
                        <w:left w:val="single" w:sz="4" w:space="0" w:color="000000"/>
                        <w:bottom w:val="single" w:sz="4" w:space="0" w:color="000000"/>
                        <w:right w:val="single" w:sz="4" w:space="0" w:color="000000"/>
                      </w:tcBorders>
                    </w:tcPr>
                  </w:tcPrChange>
                </w:tcPr>
                <w:p w14:paraId="2FA657F6" w14:textId="6F6F2A91" w:rsidR="00706A7D" w:rsidRPr="00302AD4" w:rsidDel="00EA1A00" w:rsidRDefault="00706A7D" w:rsidP="00706A7D">
                  <w:pPr>
                    <w:rPr>
                      <w:ins w:id="2171" w:author="MSAR LEGAL" w:date="2025-04-14T09:23:00Z" w16du:dateUtc="2025-04-14T01:23:00Z"/>
                      <w:del w:id="2172" w:author="MKS CQS" w:date="2025-04-15T13:02:00Z" w16du:dateUtc="2025-04-15T05:02:00Z"/>
                      <w:rFonts w:ascii="Arial" w:hAnsi="Arial" w:cs="Arial"/>
                      <w:sz w:val="16"/>
                      <w:szCs w:val="16"/>
                      <w:rPrChange w:id="2173" w:author="MSAR LEGAL" w:date="2025-04-14T10:18:00Z" w16du:dateUtc="2025-04-14T02:18:00Z">
                        <w:rPr>
                          <w:ins w:id="2174" w:author="MSAR LEGAL" w:date="2025-04-14T09:23:00Z" w16du:dateUtc="2025-04-14T01:23:00Z"/>
                          <w:del w:id="2175" w:author="MKS CQS" w:date="2025-04-15T13:02:00Z" w16du:dateUtc="2025-04-15T05:02:00Z"/>
                          <w:rFonts w:ascii="Arial" w:hAnsi="Arial" w:cs="Arial"/>
                          <w:sz w:val="20"/>
                          <w:szCs w:val="20"/>
                        </w:rPr>
                      </w:rPrChange>
                    </w:rPr>
                  </w:pPr>
                  <w:ins w:id="2176" w:author="MSAR LEGAL" w:date="2025-04-14T09:23:00Z" w16du:dateUtc="2025-04-14T01:23:00Z">
                    <w:del w:id="2177" w:author="MKS CQS" w:date="2025-04-15T13:02:00Z" w16du:dateUtc="2025-04-15T05:02:00Z">
                      <w:r w:rsidRPr="00302AD4" w:rsidDel="00EA1A00">
                        <w:rPr>
                          <w:rFonts w:ascii="Arial" w:hAnsi="Arial" w:cs="Arial"/>
                          <w:b/>
                          <w:bCs/>
                          <w:sz w:val="16"/>
                          <w:szCs w:val="16"/>
                          <w:rPrChange w:id="2178" w:author="MSAR LEGAL" w:date="2025-04-14T10:18:00Z" w16du:dateUtc="2025-04-14T02:18:00Z">
                            <w:rPr>
                              <w:rFonts w:ascii="Arial" w:hAnsi="Arial" w:cs="Arial"/>
                              <w:b/>
                              <w:bCs/>
                              <w:sz w:val="20"/>
                              <w:szCs w:val="20"/>
                            </w:rPr>
                          </w:rPrChange>
                        </w:rPr>
                        <w:delText>Secondary Contact Person</w:delText>
                      </w:r>
                    </w:del>
                  </w:ins>
                </w:p>
              </w:tc>
              <w:tc>
                <w:tcPr>
                  <w:tcW w:w="8093" w:type="dxa"/>
                  <w:gridSpan w:val="3"/>
                  <w:tcBorders>
                    <w:top w:val="single" w:sz="4" w:space="0" w:color="000000"/>
                    <w:left w:val="single" w:sz="4" w:space="0" w:color="000000"/>
                    <w:bottom w:val="single" w:sz="4" w:space="0" w:color="000000"/>
                    <w:right w:val="single" w:sz="4" w:space="0" w:color="000000"/>
                  </w:tcBorders>
                  <w:tcPrChange w:id="2179" w:author="MKS CQS" w:date="2025-04-15T12:40:00Z" w16du:dateUtc="2025-04-15T04:40:00Z">
                    <w:tcPr>
                      <w:tcW w:w="8093" w:type="dxa"/>
                      <w:gridSpan w:val="4"/>
                      <w:tcBorders>
                        <w:top w:val="single" w:sz="4" w:space="0" w:color="000000"/>
                        <w:left w:val="single" w:sz="4" w:space="0" w:color="000000"/>
                        <w:bottom w:val="single" w:sz="4" w:space="0" w:color="000000"/>
                        <w:right w:val="single" w:sz="4" w:space="0" w:color="000000"/>
                      </w:tcBorders>
                    </w:tcPr>
                  </w:tcPrChange>
                </w:tcPr>
                <w:p w14:paraId="1B89580E" w14:textId="16C0E4FB" w:rsidR="00706A7D" w:rsidRPr="00302AD4" w:rsidDel="00EA1A00" w:rsidRDefault="00706A7D" w:rsidP="00706A7D">
                  <w:pPr>
                    <w:rPr>
                      <w:ins w:id="2180" w:author="MSAR LEGAL" w:date="2025-04-14T09:23:00Z" w16du:dateUtc="2025-04-14T01:23:00Z"/>
                      <w:del w:id="2181" w:author="MKS CQS" w:date="2025-04-15T13:02:00Z" w16du:dateUtc="2025-04-15T05:02:00Z"/>
                      <w:rFonts w:ascii="Arial" w:hAnsi="Arial" w:cs="Arial"/>
                      <w:sz w:val="16"/>
                      <w:szCs w:val="16"/>
                      <w:rPrChange w:id="2182" w:author="MSAR LEGAL" w:date="2025-04-14T10:18:00Z" w16du:dateUtc="2025-04-14T02:18:00Z">
                        <w:rPr>
                          <w:ins w:id="2183" w:author="MSAR LEGAL" w:date="2025-04-14T09:23:00Z" w16du:dateUtc="2025-04-14T01:23:00Z"/>
                          <w:del w:id="2184" w:author="MKS CQS" w:date="2025-04-15T13:02:00Z" w16du:dateUtc="2025-04-15T05:02:00Z"/>
                          <w:rFonts w:ascii="Arial" w:hAnsi="Arial" w:cs="Arial"/>
                          <w:sz w:val="20"/>
                          <w:szCs w:val="20"/>
                        </w:rPr>
                      </w:rPrChange>
                    </w:rPr>
                  </w:pPr>
                </w:p>
              </w:tc>
            </w:tr>
            <w:tr w:rsidR="00706A7D" w:rsidRPr="00302AD4" w:rsidDel="00EA1A00" w14:paraId="51398D86" w14:textId="73F3BA70" w:rsidTr="004E0061">
              <w:trPr>
                <w:trHeight w:val="356"/>
                <w:ins w:id="2185" w:author="MSAR LEGAL" w:date="2025-04-14T09:23:00Z"/>
                <w:del w:id="2186" w:author="MKS CQS" w:date="2025-04-15T13:02:00Z"/>
                <w:trPrChange w:id="2187" w:author="MKS CQS" w:date="2025-04-15T12:40:00Z" w16du:dateUtc="2025-04-15T04:40:00Z">
                  <w:trPr>
                    <w:gridAfter w:val="0"/>
                    <w:trHeight w:val="356"/>
                  </w:trPr>
                </w:trPrChange>
              </w:trPr>
              <w:tc>
                <w:tcPr>
                  <w:tcW w:w="2697" w:type="dxa"/>
                  <w:tcBorders>
                    <w:top w:val="single" w:sz="4" w:space="0" w:color="000000"/>
                    <w:left w:val="single" w:sz="4" w:space="0" w:color="000000"/>
                    <w:bottom w:val="single" w:sz="4" w:space="0" w:color="000000"/>
                    <w:right w:val="single" w:sz="4" w:space="0" w:color="000000"/>
                  </w:tcBorders>
                  <w:tcPrChange w:id="2188" w:author="MKS CQS" w:date="2025-04-15T12:40:00Z" w16du:dateUtc="2025-04-15T04:40:00Z">
                    <w:tcPr>
                      <w:tcW w:w="2697" w:type="dxa"/>
                      <w:tcBorders>
                        <w:top w:val="single" w:sz="4" w:space="0" w:color="000000"/>
                        <w:left w:val="single" w:sz="4" w:space="0" w:color="000000"/>
                        <w:bottom w:val="single" w:sz="4" w:space="0" w:color="000000"/>
                        <w:right w:val="single" w:sz="4" w:space="0" w:color="000000"/>
                      </w:tcBorders>
                    </w:tcPr>
                  </w:tcPrChange>
                </w:tcPr>
                <w:p w14:paraId="4E567CF5" w14:textId="6ADD0350" w:rsidR="00706A7D" w:rsidRPr="00302AD4" w:rsidDel="00EA1A00" w:rsidRDefault="00706A7D" w:rsidP="00706A7D">
                  <w:pPr>
                    <w:rPr>
                      <w:ins w:id="2189" w:author="MSAR LEGAL" w:date="2025-04-14T09:23:00Z" w16du:dateUtc="2025-04-14T01:23:00Z"/>
                      <w:del w:id="2190" w:author="MKS CQS" w:date="2025-04-15T13:02:00Z" w16du:dateUtc="2025-04-15T05:02:00Z"/>
                      <w:rFonts w:ascii="Arial" w:hAnsi="Arial" w:cs="Arial"/>
                      <w:sz w:val="16"/>
                      <w:szCs w:val="16"/>
                      <w:rPrChange w:id="2191" w:author="MSAR LEGAL" w:date="2025-04-14T10:18:00Z" w16du:dateUtc="2025-04-14T02:18:00Z">
                        <w:rPr>
                          <w:ins w:id="2192" w:author="MSAR LEGAL" w:date="2025-04-14T09:23:00Z" w16du:dateUtc="2025-04-14T01:23:00Z"/>
                          <w:del w:id="2193" w:author="MKS CQS" w:date="2025-04-15T13:02:00Z" w16du:dateUtc="2025-04-15T05:02:00Z"/>
                          <w:rFonts w:ascii="Arial" w:hAnsi="Arial" w:cs="Arial"/>
                          <w:sz w:val="20"/>
                          <w:szCs w:val="20"/>
                        </w:rPr>
                      </w:rPrChange>
                    </w:rPr>
                  </w:pPr>
                  <w:ins w:id="2194" w:author="MSAR LEGAL" w:date="2025-04-14T09:23:00Z" w16du:dateUtc="2025-04-14T01:23:00Z">
                    <w:del w:id="2195" w:author="MKS CQS" w:date="2025-04-15T13:02:00Z" w16du:dateUtc="2025-04-15T05:02:00Z">
                      <w:r w:rsidRPr="00302AD4" w:rsidDel="00EA1A00">
                        <w:rPr>
                          <w:rFonts w:ascii="Arial" w:hAnsi="Arial" w:cs="Arial"/>
                          <w:sz w:val="16"/>
                          <w:szCs w:val="16"/>
                          <w:rPrChange w:id="2196" w:author="MSAR LEGAL" w:date="2025-04-14T10:18:00Z" w16du:dateUtc="2025-04-14T02:18:00Z">
                            <w:rPr>
                              <w:rFonts w:ascii="Arial" w:hAnsi="Arial" w:cs="Arial"/>
                              <w:sz w:val="20"/>
                              <w:szCs w:val="20"/>
                            </w:rPr>
                          </w:rPrChange>
                        </w:rPr>
                        <w:delText>Department</w:delText>
                      </w:r>
                    </w:del>
                  </w:ins>
                </w:p>
              </w:tc>
              <w:tc>
                <w:tcPr>
                  <w:tcW w:w="8093" w:type="dxa"/>
                  <w:gridSpan w:val="3"/>
                  <w:tcBorders>
                    <w:top w:val="single" w:sz="4" w:space="0" w:color="000000"/>
                    <w:left w:val="single" w:sz="4" w:space="0" w:color="000000"/>
                    <w:bottom w:val="single" w:sz="4" w:space="0" w:color="000000"/>
                    <w:right w:val="single" w:sz="4" w:space="0" w:color="000000"/>
                  </w:tcBorders>
                  <w:tcPrChange w:id="2197" w:author="MKS CQS" w:date="2025-04-15T12:40:00Z" w16du:dateUtc="2025-04-15T04:40:00Z">
                    <w:tcPr>
                      <w:tcW w:w="8093" w:type="dxa"/>
                      <w:gridSpan w:val="4"/>
                      <w:tcBorders>
                        <w:top w:val="single" w:sz="4" w:space="0" w:color="000000"/>
                        <w:left w:val="single" w:sz="4" w:space="0" w:color="000000"/>
                        <w:bottom w:val="single" w:sz="4" w:space="0" w:color="000000"/>
                        <w:right w:val="single" w:sz="4" w:space="0" w:color="000000"/>
                      </w:tcBorders>
                    </w:tcPr>
                  </w:tcPrChange>
                </w:tcPr>
                <w:p w14:paraId="6704AE86" w14:textId="3BD4F625" w:rsidR="00706A7D" w:rsidRPr="00302AD4" w:rsidDel="00EA1A00" w:rsidRDefault="00706A7D" w:rsidP="00706A7D">
                  <w:pPr>
                    <w:rPr>
                      <w:ins w:id="2198" w:author="MSAR LEGAL" w:date="2025-04-14T09:23:00Z" w16du:dateUtc="2025-04-14T01:23:00Z"/>
                      <w:del w:id="2199" w:author="MKS CQS" w:date="2025-04-15T13:02:00Z" w16du:dateUtc="2025-04-15T05:02:00Z"/>
                      <w:rFonts w:ascii="Arial" w:hAnsi="Arial" w:cs="Arial"/>
                      <w:sz w:val="16"/>
                      <w:szCs w:val="16"/>
                      <w:rPrChange w:id="2200" w:author="MSAR LEGAL" w:date="2025-04-14T10:18:00Z" w16du:dateUtc="2025-04-14T02:18:00Z">
                        <w:rPr>
                          <w:ins w:id="2201" w:author="MSAR LEGAL" w:date="2025-04-14T09:23:00Z" w16du:dateUtc="2025-04-14T01:23:00Z"/>
                          <w:del w:id="2202" w:author="MKS CQS" w:date="2025-04-15T13:02:00Z" w16du:dateUtc="2025-04-15T05:02:00Z"/>
                          <w:rFonts w:ascii="Arial" w:hAnsi="Arial" w:cs="Arial"/>
                          <w:sz w:val="20"/>
                          <w:szCs w:val="20"/>
                        </w:rPr>
                      </w:rPrChange>
                    </w:rPr>
                  </w:pPr>
                </w:p>
              </w:tc>
            </w:tr>
            <w:tr w:rsidR="00706A7D" w:rsidRPr="00302AD4" w:rsidDel="00EA1A00" w14:paraId="220E29C4" w14:textId="28F8B563" w:rsidTr="004E0061">
              <w:trPr>
                <w:trHeight w:val="347"/>
                <w:ins w:id="2203" w:author="MSAR LEGAL" w:date="2025-04-14T09:23:00Z"/>
                <w:del w:id="2204" w:author="MKS CQS" w:date="2025-04-15T13:02:00Z"/>
                <w:trPrChange w:id="2205" w:author="MKS CQS" w:date="2025-04-15T12:40:00Z" w16du:dateUtc="2025-04-15T04:40:00Z">
                  <w:trPr>
                    <w:gridAfter w:val="0"/>
                    <w:trHeight w:val="347"/>
                  </w:trPr>
                </w:trPrChange>
              </w:trPr>
              <w:tc>
                <w:tcPr>
                  <w:tcW w:w="2697" w:type="dxa"/>
                  <w:tcBorders>
                    <w:top w:val="single" w:sz="4" w:space="0" w:color="000000"/>
                    <w:left w:val="single" w:sz="4" w:space="0" w:color="000000"/>
                    <w:bottom w:val="single" w:sz="4" w:space="0" w:color="000000"/>
                    <w:right w:val="single" w:sz="4" w:space="0" w:color="000000"/>
                  </w:tcBorders>
                  <w:tcPrChange w:id="2206" w:author="MKS CQS" w:date="2025-04-15T12:40:00Z" w16du:dateUtc="2025-04-15T04:40:00Z">
                    <w:tcPr>
                      <w:tcW w:w="2697" w:type="dxa"/>
                      <w:tcBorders>
                        <w:top w:val="single" w:sz="4" w:space="0" w:color="000000"/>
                        <w:left w:val="single" w:sz="4" w:space="0" w:color="000000"/>
                        <w:bottom w:val="single" w:sz="4" w:space="0" w:color="000000"/>
                        <w:right w:val="single" w:sz="4" w:space="0" w:color="000000"/>
                      </w:tcBorders>
                    </w:tcPr>
                  </w:tcPrChange>
                </w:tcPr>
                <w:p w14:paraId="0650C8AB" w14:textId="1DA8394F" w:rsidR="00706A7D" w:rsidRPr="00302AD4" w:rsidDel="00EA1A00" w:rsidRDefault="00706A7D" w:rsidP="00706A7D">
                  <w:pPr>
                    <w:rPr>
                      <w:ins w:id="2207" w:author="MSAR LEGAL" w:date="2025-04-14T09:23:00Z" w16du:dateUtc="2025-04-14T01:23:00Z"/>
                      <w:del w:id="2208" w:author="MKS CQS" w:date="2025-04-15T13:02:00Z" w16du:dateUtc="2025-04-15T05:02:00Z"/>
                      <w:rFonts w:ascii="Arial" w:hAnsi="Arial" w:cs="Arial"/>
                      <w:sz w:val="16"/>
                      <w:szCs w:val="16"/>
                      <w:rPrChange w:id="2209" w:author="MSAR LEGAL" w:date="2025-04-14T10:18:00Z" w16du:dateUtc="2025-04-14T02:18:00Z">
                        <w:rPr>
                          <w:ins w:id="2210" w:author="MSAR LEGAL" w:date="2025-04-14T09:23:00Z" w16du:dateUtc="2025-04-14T01:23:00Z"/>
                          <w:del w:id="2211" w:author="MKS CQS" w:date="2025-04-15T13:02:00Z" w16du:dateUtc="2025-04-15T05:02:00Z"/>
                          <w:rFonts w:ascii="Arial" w:hAnsi="Arial" w:cs="Arial"/>
                          <w:sz w:val="20"/>
                          <w:szCs w:val="20"/>
                        </w:rPr>
                      </w:rPrChange>
                    </w:rPr>
                  </w:pPr>
                  <w:ins w:id="2212" w:author="MSAR LEGAL" w:date="2025-04-14T09:23:00Z" w16du:dateUtc="2025-04-14T01:23:00Z">
                    <w:del w:id="2213" w:author="MKS CQS" w:date="2025-04-15T13:02:00Z" w16du:dateUtc="2025-04-15T05:02:00Z">
                      <w:r w:rsidRPr="00302AD4" w:rsidDel="00EA1A00">
                        <w:rPr>
                          <w:rFonts w:ascii="Arial" w:hAnsi="Arial" w:cs="Arial"/>
                          <w:sz w:val="16"/>
                          <w:szCs w:val="16"/>
                          <w:rPrChange w:id="2214" w:author="MSAR LEGAL" w:date="2025-04-14T10:18:00Z" w16du:dateUtc="2025-04-14T02:18:00Z">
                            <w:rPr>
                              <w:rFonts w:ascii="Arial" w:hAnsi="Arial" w:cs="Arial"/>
                              <w:sz w:val="20"/>
                              <w:szCs w:val="20"/>
                            </w:rPr>
                          </w:rPrChange>
                        </w:rPr>
                        <w:delText>Telephone Number</w:delText>
                      </w:r>
                    </w:del>
                  </w:ins>
                </w:p>
              </w:tc>
              <w:tc>
                <w:tcPr>
                  <w:tcW w:w="2697" w:type="dxa"/>
                  <w:tcBorders>
                    <w:top w:val="single" w:sz="4" w:space="0" w:color="000000"/>
                    <w:left w:val="single" w:sz="4" w:space="0" w:color="000000"/>
                    <w:bottom w:val="single" w:sz="4" w:space="0" w:color="000000"/>
                    <w:right w:val="single" w:sz="4" w:space="0" w:color="000000"/>
                  </w:tcBorders>
                  <w:tcPrChange w:id="2215" w:author="MKS CQS" w:date="2025-04-15T12:40:00Z" w16du:dateUtc="2025-04-15T04:40:00Z">
                    <w:tcPr>
                      <w:tcW w:w="2697" w:type="dxa"/>
                      <w:gridSpan w:val="2"/>
                      <w:tcBorders>
                        <w:top w:val="single" w:sz="4" w:space="0" w:color="000000"/>
                        <w:left w:val="single" w:sz="4" w:space="0" w:color="000000"/>
                        <w:bottom w:val="single" w:sz="4" w:space="0" w:color="000000"/>
                        <w:right w:val="single" w:sz="4" w:space="0" w:color="000000"/>
                      </w:tcBorders>
                    </w:tcPr>
                  </w:tcPrChange>
                </w:tcPr>
                <w:p w14:paraId="642EFBAB" w14:textId="59AB5414" w:rsidR="00706A7D" w:rsidRPr="00302AD4" w:rsidDel="00EA1A00" w:rsidRDefault="00706A7D" w:rsidP="00706A7D">
                  <w:pPr>
                    <w:rPr>
                      <w:ins w:id="2216" w:author="MSAR LEGAL" w:date="2025-04-14T09:23:00Z" w16du:dateUtc="2025-04-14T01:23:00Z"/>
                      <w:del w:id="2217" w:author="MKS CQS" w:date="2025-04-15T13:02:00Z" w16du:dateUtc="2025-04-15T05:02:00Z"/>
                      <w:rFonts w:ascii="Arial" w:hAnsi="Arial" w:cs="Arial"/>
                      <w:sz w:val="16"/>
                      <w:szCs w:val="16"/>
                      <w:rPrChange w:id="2218" w:author="MSAR LEGAL" w:date="2025-04-14T10:18:00Z" w16du:dateUtc="2025-04-14T02:18:00Z">
                        <w:rPr>
                          <w:ins w:id="2219" w:author="MSAR LEGAL" w:date="2025-04-14T09:23:00Z" w16du:dateUtc="2025-04-14T01:23:00Z"/>
                          <w:del w:id="2220" w:author="MKS CQS" w:date="2025-04-15T13:02:00Z" w16du:dateUtc="2025-04-15T05:02:00Z"/>
                          <w:rFonts w:ascii="Arial" w:hAnsi="Arial" w:cs="Arial"/>
                          <w:sz w:val="20"/>
                          <w:szCs w:val="20"/>
                        </w:rPr>
                      </w:rPrChange>
                    </w:rPr>
                  </w:pPr>
                </w:p>
              </w:tc>
              <w:tc>
                <w:tcPr>
                  <w:tcW w:w="2698" w:type="dxa"/>
                  <w:tcBorders>
                    <w:top w:val="single" w:sz="4" w:space="0" w:color="000000"/>
                    <w:left w:val="single" w:sz="4" w:space="0" w:color="000000"/>
                    <w:bottom w:val="single" w:sz="4" w:space="0" w:color="000000"/>
                    <w:right w:val="single" w:sz="4" w:space="0" w:color="000000"/>
                  </w:tcBorders>
                  <w:tcPrChange w:id="2221" w:author="MKS CQS" w:date="2025-04-15T12:40:00Z" w16du:dateUtc="2025-04-15T04:40:00Z">
                    <w:tcPr>
                      <w:tcW w:w="2698" w:type="dxa"/>
                      <w:tcBorders>
                        <w:top w:val="single" w:sz="4" w:space="0" w:color="000000"/>
                        <w:left w:val="single" w:sz="4" w:space="0" w:color="000000"/>
                        <w:bottom w:val="single" w:sz="4" w:space="0" w:color="000000"/>
                        <w:right w:val="single" w:sz="4" w:space="0" w:color="000000"/>
                      </w:tcBorders>
                    </w:tcPr>
                  </w:tcPrChange>
                </w:tcPr>
                <w:p w14:paraId="7979CE1F" w14:textId="5D3DC7B3" w:rsidR="00706A7D" w:rsidRPr="00302AD4" w:rsidDel="00EA1A00" w:rsidRDefault="00706A7D" w:rsidP="00706A7D">
                  <w:pPr>
                    <w:rPr>
                      <w:ins w:id="2222" w:author="MSAR LEGAL" w:date="2025-04-14T09:23:00Z" w16du:dateUtc="2025-04-14T01:23:00Z"/>
                      <w:del w:id="2223" w:author="MKS CQS" w:date="2025-04-15T13:02:00Z" w16du:dateUtc="2025-04-15T05:02:00Z"/>
                      <w:rFonts w:ascii="Arial" w:hAnsi="Arial" w:cs="Arial"/>
                      <w:sz w:val="16"/>
                      <w:szCs w:val="16"/>
                      <w:rPrChange w:id="2224" w:author="MSAR LEGAL" w:date="2025-04-14T10:18:00Z" w16du:dateUtc="2025-04-14T02:18:00Z">
                        <w:rPr>
                          <w:ins w:id="2225" w:author="MSAR LEGAL" w:date="2025-04-14T09:23:00Z" w16du:dateUtc="2025-04-14T01:23:00Z"/>
                          <w:del w:id="2226" w:author="MKS CQS" w:date="2025-04-15T13:02:00Z" w16du:dateUtc="2025-04-15T05:02:00Z"/>
                          <w:rFonts w:ascii="Arial" w:hAnsi="Arial" w:cs="Arial"/>
                          <w:sz w:val="20"/>
                          <w:szCs w:val="20"/>
                        </w:rPr>
                      </w:rPrChange>
                    </w:rPr>
                  </w:pPr>
                  <w:ins w:id="2227" w:author="MSAR LEGAL" w:date="2025-04-14T09:23:00Z" w16du:dateUtc="2025-04-14T01:23:00Z">
                    <w:del w:id="2228" w:author="MKS CQS" w:date="2025-04-15T13:02:00Z" w16du:dateUtc="2025-04-15T05:02:00Z">
                      <w:r w:rsidRPr="00302AD4" w:rsidDel="00EA1A00">
                        <w:rPr>
                          <w:rFonts w:ascii="Arial" w:hAnsi="Arial" w:cs="Arial"/>
                          <w:sz w:val="16"/>
                          <w:szCs w:val="16"/>
                          <w:rPrChange w:id="2229" w:author="MSAR LEGAL" w:date="2025-04-14T10:18:00Z" w16du:dateUtc="2025-04-14T02:18:00Z">
                            <w:rPr>
                              <w:rFonts w:ascii="Arial" w:hAnsi="Arial" w:cs="Arial"/>
                              <w:sz w:val="20"/>
                              <w:szCs w:val="20"/>
                            </w:rPr>
                          </w:rPrChange>
                        </w:rPr>
                        <w:delText>Email</w:delText>
                      </w:r>
                    </w:del>
                  </w:ins>
                </w:p>
              </w:tc>
              <w:tc>
                <w:tcPr>
                  <w:tcW w:w="2698" w:type="dxa"/>
                  <w:tcBorders>
                    <w:top w:val="single" w:sz="4" w:space="0" w:color="000000"/>
                    <w:left w:val="single" w:sz="4" w:space="0" w:color="000000"/>
                    <w:bottom w:val="single" w:sz="4" w:space="0" w:color="000000"/>
                    <w:right w:val="single" w:sz="4" w:space="0" w:color="000000"/>
                  </w:tcBorders>
                  <w:tcPrChange w:id="2230" w:author="MKS CQS" w:date="2025-04-15T12:40:00Z" w16du:dateUtc="2025-04-15T04:40:00Z">
                    <w:tcPr>
                      <w:tcW w:w="2698" w:type="dxa"/>
                      <w:tcBorders>
                        <w:top w:val="single" w:sz="4" w:space="0" w:color="000000"/>
                        <w:left w:val="single" w:sz="4" w:space="0" w:color="000000"/>
                        <w:bottom w:val="single" w:sz="4" w:space="0" w:color="000000"/>
                        <w:right w:val="single" w:sz="4" w:space="0" w:color="000000"/>
                      </w:tcBorders>
                    </w:tcPr>
                  </w:tcPrChange>
                </w:tcPr>
                <w:p w14:paraId="50E576E5" w14:textId="2623080E" w:rsidR="00706A7D" w:rsidRPr="00302AD4" w:rsidDel="00EA1A00" w:rsidRDefault="00706A7D" w:rsidP="00706A7D">
                  <w:pPr>
                    <w:rPr>
                      <w:ins w:id="2231" w:author="MSAR LEGAL" w:date="2025-04-14T09:23:00Z" w16du:dateUtc="2025-04-14T01:23:00Z"/>
                      <w:del w:id="2232" w:author="MKS CQS" w:date="2025-04-15T13:02:00Z" w16du:dateUtc="2025-04-15T05:02:00Z"/>
                      <w:rFonts w:ascii="Arial" w:hAnsi="Arial" w:cs="Arial"/>
                      <w:sz w:val="16"/>
                      <w:szCs w:val="16"/>
                      <w:rPrChange w:id="2233" w:author="MSAR LEGAL" w:date="2025-04-14T10:18:00Z" w16du:dateUtc="2025-04-14T02:18:00Z">
                        <w:rPr>
                          <w:ins w:id="2234" w:author="MSAR LEGAL" w:date="2025-04-14T09:23:00Z" w16du:dateUtc="2025-04-14T01:23:00Z"/>
                          <w:del w:id="2235" w:author="MKS CQS" w:date="2025-04-15T13:02:00Z" w16du:dateUtc="2025-04-15T05:02:00Z"/>
                          <w:rFonts w:ascii="Arial" w:hAnsi="Arial" w:cs="Arial"/>
                          <w:sz w:val="20"/>
                          <w:szCs w:val="20"/>
                        </w:rPr>
                      </w:rPrChange>
                    </w:rPr>
                  </w:pPr>
                </w:p>
              </w:tc>
            </w:tr>
          </w:tbl>
          <w:p w14:paraId="74AE4668" w14:textId="62DF2EBB" w:rsidR="00706A7D" w:rsidRPr="00302AD4" w:rsidDel="00EA1A00" w:rsidRDefault="00706A7D" w:rsidP="00706A7D">
            <w:pPr>
              <w:spacing w:line="240" w:lineRule="auto"/>
              <w:ind w:left="5"/>
              <w:rPr>
                <w:del w:id="2236" w:author="MKS CQS" w:date="2025-04-15T13:02:00Z" w16du:dateUtc="2025-04-15T05:02:00Z"/>
                <w:rFonts w:ascii="Arial" w:hAnsi="Arial" w:cs="Arial"/>
                <w:b/>
                <w:sz w:val="16"/>
                <w:szCs w:val="16"/>
                <w:rPrChange w:id="2237" w:author="MSAR LEGAL" w:date="2025-04-14T10:18:00Z" w16du:dateUtc="2025-04-14T02:18:00Z">
                  <w:rPr>
                    <w:del w:id="2238" w:author="MKS CQS" w:date="2025-04-15T13:02:00Z" w16du:dateUtc="2025-04-15T05:02:00Z"/>
                  </w:rPr>
                </w:rPrChange>
              </w:rPr>
            </w:pPr>
            <w:del w:id="2239" w:author="MKS CQS" w:date="2025-04-15T13:02:00Z" w16du:dateUtc="2025-04-15T05:02:00Z">
              <w:r w:rsidRPr="00302AD4" w:rsidDel="00EA1A00">
                <w:rPr>
                  <w:rFonts w:ascii="Arial" w:hAnsi="Arial" w:cs="Arial"/>
                  <w:b/>
                  <w:sz w:val="16"/>
                  <w:szCs w:val="16"/>
                  <w:rPrChange w:id="2240" w:author="MSAR LEGAL" w:date="2025-04-14T10:18:00Z" w16du:dateUtc="2025-04-14T02:18:00Z">
                    <w:rPr>
                      <w:b/>
                      <w:sz w:val="20"/>
                    </w:rPr>
                  </w:rPrChange>
                </w:rPr>
                <w:delText xml:space="preserve">  </w:delText>
              </w:r>
            </w:del>
          </w:p>
        </w:tc>
      </w:tr>
      <w:tr w:rsidR="00EA1A00" w:rsidRPr="00302AD4" w14:paraId="59790074" w14:textId="77777777" w:rsidTr="00384EB5">
        <w:trPr>
          <w:trHeight w:val="252"/>
          <w:ins w:id="2241" w:author="MKS CQS" w:date="2025-04-15T13:02:00Z"/>
        </w:trPr>
        <w:tc>
          <w:tcPr>
            <w:tcW w:w="5000" w:type="pct"/>
            <w:gridSpan w:val="19"/>
            <w:tcBorders>
              <w:top w:val="single" w:sz="4" w:space="0" w:color="000000"/>
              <w:left w:val="single" w:sz="4" w:space="0" w:color="000000"/>
              <w:bottom w:val="single" w:sz="4" w:space="0" w:color="000000"/>
              <w:right w:val="single" w:sz="4" w:space="0" w:color="000000"/>
            </w:tcBorders>
            <w:shd w:val="clear" w:color="auto" w:fill="D9D9D9"/>
          </w:tcPr>
          <w:p w14:paraId="24B89D58" w14:textId="32D59F6A" w:rsidR="00EA1A00" w:rsidRPr="00384EB5" w:rsidRDefault="00EA1A00" w:rsidP="00384EB5">
            <w:pPr>
              <w:spacing w:line="240" w:lineRule="auto"/>
              <w:ind w:left="5"/>
              <w:rPr>
                <w:ins w:id="2242" w:author="MKS CQS" w:date="2025-04-15T13:02:00Z" w16du:dateUtc="2025-04-15T05:02:00Z"/>
                <w:rFonts w:ascii="Arial" w:hAnsi="Arial" w:cs="Arial"/>
                <w:sz w:val="16"/>
                <w:szCs w:val="16"/>
              </w:rPr>
            </w:pPr>
            <w:ins w:id="2243" w:author="MKS CQS" w:date="2025-04-15T13:02:00Z" w16du:dateUtc="2025-04-15T05:02:00Z">
              <w:r w:rsidRPr="00EA1A00">
                <w:rPr>
                  <w:rFonts w:ascii="Arial" w:hAnsi="Arial" w:cs="Arial"/>
                  <w:b/>
                  <w:sz w:val="16"/>
                  <w:szCs w:val="16"/>
                </w:rPr>
                <w:t>Part H</w:t>
              </w:r>
              <w:del w:id="2244" w:author="MKS CQS [2]" w:date="2025-04-23T15:40:00Z" w16du:dateUtc="2025-04-23T07:40:00Z">
                <w:r w:rsidRPr="00EA1A00" w:rsidDel="008C48CB">
                  <w:rPr>
                    <w:rFonts w:ascii="Arial" w:hAnsi="Arial" w:cs="Arial"/>
                    <w:b/>
                    <w:sz w:val="16"/>
                    <w:szCs w:val="16"/>
                  </w:rPr>
                  <w:delText xml:space="preserve"> </w:delText>
                </w:r>
              </w:del>
              <w:r w:rsidRPr="00EA1A00">
                <w:rPr>
                  <w:rFonts w:ascii="Arial" w:hAnsi="Arial" w:cs="Arial"/>
                  <w:b/>
                  <w:sz w:val="16"/>
                  <w:szCs w:val="16"/>
                </w:rPr>
                <w:t>: Self Declaration</w:t>
              </w:r>
            </w:ins>
          </w:p>
        </w:tc>
      </w:tr>
      <w:tr w:rsidR="00706A7D" w:rsidRPr="00302AD4" w14:paraId="1B18B332" w14:textId="77777777" w:rsidTr="00EA1A00">
        <w:trPr>
          <w:trHeight w:val="252"/>
          <w:ins w:id="2245" w:author="MSAR LEGAL" w:date="2025-04-14T09:22:00Z"/>
          <w:trPrChange w:id="2246" w:author="MKS CQS" w:date="2025-04-15T13:03:00Z" w16du:dateUtc="2025-04-15T05:03:00Z">
            <w:trPr>
              <w:trHeight w:val="252"/>
            </w:trPr>
          </w:trPrChange>
        </w:trPr>
        <w:tc>
          <w:tcPr>
            <w:tcW w:w="5000" w:type="pct"/>
            <w:gridSpan w:val="19"/>
            <w:tcBorders>
              <w:top w:val="single" w:sz="4" w:space="0" w:color="000000"/>
              <w:left w:val="single" w:sz="4" w:space="0" w:color="000000"/>
              <w:bottom w:val="single" w:sz="4" w:space="0" w:color="000000"/>
              <w:right w:val="single" w:sz="4" w:space="0" w:color="000000"/>
            </w:tcBorders>
            <w:shd w:val="clear" w:color="auto" w:fill="auto"/>
            <w:tcPrChange w:id="2247" w:author="MKS CQS" w:date="2025-04-15T13:03:00Z" w16du:dateUtc="2025-04-15T05:03:00Z">
              <w:tcPr>
                <w:tcW w:w="5000" w:type="pct"/>
                <w:gridSpan w:val="36"/>
                <w:tcBorders>
                  <w:top w:val="single" w:sz="4" w:space="0" w:color="000000"/>
                  <w:left w:val="single" w:sz="4" w:space="0" w:color="000000"/>
                  <w:bottom w:val="single" w:sz="4" w:space="0" w:color="000000"/>
                  <w:right w:val="single" w:sz="4" w:space="0" w:color="000000"/>
                </w:tcBorders>
                <w:shd w:val="clear" w:color="auto" w:fill="D9D9D9"/>
              </w:tcPr>
            </w:tcPrChange>
          </w:tcPr>
          <w:p w14:paraId="29CBAF16" w14:textId="38C880FE" w:rsidR="00706A7D" w:rsidRPr="00302AD4" w:rsidDel="00EA1A00" w:rsidRDefault="00706A7D" w:rsidP="00706A7D">
            <w:pPr>
              <w:spacing w:line="240" w:lineRule="auto"/>
              <w:ind w:left="5"/>
              <w:rPr>
                <w:ins w:id="2248" w:author="MSAR LEGAL" w:date="2025-04-14T09:24:00Z" w16du:dateUtc="2025-04-14T01:24:00Z"/>
                <w:del w:id="2249" w:author="MKS CQS" w:date="2025-04-15T13:02:00Z" w16du:dateUtc="2025-04-15T05:02:00Z"/>
                <w:rFonts w:ascii="Arial" w:hAnsi="Arial" w:cs="Arial"/>
                <w:b/>
                <w:sz w:val="16"/>
                <w:szCs w:val="16"/>
                <w:rPrChange w:id="2250" w:author="MSAR LEGAL" w:date="2025-04-14T10:18:00Z" w16du:dateUtc="2025-04-14T02:18:00Z">
                  <w:rPr>
                    <w:ins w:id="2251" w:author="MSAR LEGAL" w:date="2025-04-14T09:24:00Z" w16du:dateUtc="2025-04-14T01:24:00Z"/>
                    <w:del w:id="2252" w:author="MKS CQS" w:date="2025-04-15T13:02:00Z" w16du:dateUtc="2025-04-15T05:02:00Z"/>
                    <w:b/>
                    <w:sz w:val="20"/>
                  </w:rPr>
                </w:rPrChange>
              </w:rPr>
            </w:pPr>
            <w:ins w:id="2253" w:author="MSAR LEGAL" w:date="2025-04-14T09:22:00Z" w16du:dateUtc="2025-04-14T01:22:00Z">
              <w:del w:id="2254" w:author="MKS CQS" w:date="2025-04-15T13:02:00Z" w16du:dateUtc="2025-04-15T05:02:00Z">
                <w:r w:rsidRPr="00302AD4" w:rsidDel="00EA1A00">
                  <w:rPr>
                    <w:rFonts w:ascii="Arial" w:hAnsi="Arial" w:cs="Arial"/>
                    <w:b/>
                    <w:sz w:val="16"/>
                    <w:szCs w:val="16"/>
                    <w:rPrChange w:id="2255" w:author="MSAR LEGAL" w:date="2025-04-14T10:18:00Z" w16du:dateUtc="2025-04-14T02:18:00Z">
                      <w:rPr>
                        <w:b/>
                        <w:sz w:val="20"/>
                      </w:rPr>
                    </w:rPrChange>
                  </w:rPr>
                  <w:delText xml:space="preserve">Part </w:delText>
                </w:r>
              </w:del>
            </w:ins>
            <w:ins w:id="2256" w:author="MSAR LEGAL" w:date="2025-04-14T10:06:00Z" w16du:dateUtc="2025-04-14T02:06:00Z">
              <w:del w:id="2257" w:author="MKS CQS" w:date="2025-04-15T13:02:00Z" w16du:dateUtc="2025-04-15T05:02:00Z">
                <w:r w:rsidRPr="00302AD4" w:rsidDel="00EA1A00">
                  <w:rPr>
                    <w:rFonts w:ascii="Arial" w:hAnsi="Arial" w:cs="Arial"/>
                    <w:b/>
                    <w:sz w:val="16"/>
                    <w:szCs w:val="16"/>
                  </w:rPr>
                  <w:delText>H</w:delText>
                </w:r>
              </w:del>
            </w:ins>
            <w:ins w:id="2258" w:author="MSAR LEGAL" w:date="2025-04-14T09:22:00Z" w16du:dateUtc="2025-04-14T01:22:00Z">
              <w:del w:id="2259" w:author="MKS CQS" w:date="2025-04-15T13:02:00Z" w16du:dateUtc="2025-04-15T05:02:00Z">
                <w:r w:rsidRPr="00302AD4" w:rsidDel="00EA1A00">
                  <w:rPr>
                    <w:rFonts w:ascii="Arial" w:hAnsi="Arial" w:cs="Arial"/>
                    <w:b/>
                    <w:sz w:val="16"/>
                    <w:szCs w:val="16"/>
                    <w:rPrChange w:id="2260" w:author="MSAR LEGAL" w:date="2025-04-14T10:18:00Z" w16du:dateUtc="2025-04-14T02:18:00Z">
                      <w:rPr>
                        <w:b/>
                        <w:sz w:val="20"/>
                      </w:rPr>
                    </w:rPrChange>
                  </w:rPr>
                  <w:delText xml:space="preserve"> : </w:delText>
                </w:r>
              </w:del>
            </w:ins>
            <w:ins w:id="2261" w:author="MSAR LEGAL" w:date="2025-04-14T09:24:00Z" w16du:dateUtc="2025-04-14T01:24:00Z">
              <w:del w:id="2262" w:author="MKS CQS" w:date="2025-04-15T13:02:00Z" w16du:dateUtc="2025-04-15T05:02:00Z">
                <w:r w:rsidRPr="00302AD4" w:rsidDel="00EA1A00">
                  <w:rPr>
                    <w:rFonts w:ascii="Arial" w:hAnsi="Arial" w:cs="Arial"/>
                    <w:b/>
                    <w:sz w:val="16"/>
                    <w:szCs w:val="16"/>
                    <w:rPrChange w:id="2263" w:author="MSAR LEGAL" w:date="2025-04-14T10:18:00Z" w16du:dateUtc="2025-04-14T02:18:00Z">
                      <w:rPr>
                        <w:b/>
                        <w:sz w:val="20"/>
                      </w:rPr>
                    </w:rPrChange>
                  </w:rPr>
                  <w:delText>Self Declaration</w:delText>
                </w:r>
              </w:del>
            </w:ins>
          </w:p>
          <w:p w14:paraId="71C3F318" w14:textId="363C4D87" w:rsidR="00706A7D" w:rsidRPr="00302AD4" w:rsidDel="00EA1A00" w:rsidRDefault="00706A7D" w:rsidP="00706A7D">
            <w:pPr>
              <w:spacing w:line="240" w:lineRule="auto"/>
              <w:ind w:left="5"/>
              <w:rPr>
                <w:ins w:id="2264" w:author="MSAR LEGAL" w:date="2025-04-14T09:24:00Z" w16du:dateUtc="2025-04-14T01:24:00Z"/>
                <w:del w:id="2265" w:author="MKS CQS" w:date="2025-04-15T13:03:00Z" w16du:dateUtc="2025-04-15T05:03:00Z"/>
                <w:rFonts w:ascii="Arial" w:hAnsi="Arial" w:cs="Arial"/>
                <w:b/>
                <w:sz w:val="16"/>
                <w:szCs w:val="16"/>
                <w:rPrChange w:id="2266" w:author="MSAR LEGAL" w:date="2025-04-14T10:18:00Z" w16du:dateUtc="2025-04-14T02:18:00Z">
                  <w:rPr>
                    <w:ins w:id="2267" w:author="MSAR LEGAL" w:date="2025-04-14T09:24:00Z" w16du:dateUtc="2025-04-14T01:24:00Z"/>
                    <w:del w:id="2268" w:author="MKS CQS" w:date="2025-04-15T13:03:00Z" w16du:dateUtc="2025-04-15T05:03:00Z"/>
                    <w:b/>
                    <w:sz w:val="20"/>
                  </w:rPr>
                </w:rPrChange>
              </w:rPr>
            </w:pPr>
          </w:p>
          <w:p w14:paraId="287BF197" w14:textId="52C6F8F6" w:rsidR="00706A7D" w:rsidRPr="00302AD4" w:rsidRDefault="00706A7D" w:rsidP="00706A7D">
            <w:pPr>
              <w:jc w:val="both"/>
              <w:rPr>
                <w:ins w:id="2269" w:author="MSAR LEGAL" w:date="2025-04-14T09:24:00Z" w16du:dateUtc="2025-04-14T01:24:00Z"/>
                <w:rFonts w:ascii="Arial" w:hAnsi="Arial" w:cs="Arial"/>
                <w:sz w:val="16"/>
                <w:szCs w:val="16"/>
                <w:rPrChange w:id="2270" w:author="MSAR LEGAL" w:date="2025-04-14T10:18:00Z" w16du:dateUtc="2025-04-14T02:18:00Z">
                  <w:rPr>
                    <w:ins w:id="2271" w:author="MSAR LEGAL" w:date="2025-04-14T09:24:00Z" w16du:dateUtc="2025-04-14T01:24:00Z"/>
                    <w:rFonts w:ascii="Arial" w:hAnsi="Arial" w:cs="Arial"/>
                    <w:sz w:val="20"/>
                    <w:szCs w:val="20"/>
                  </w:rPr>
                </w:rPrChange>
              </w:rPr>
            </w:pPr>
            <w:ins w:id="2272" w:author="MSAR LEGAL" w:date="2025-04-14T09:24:00Z" w16du:dateUtc="2025-04-14T01:24:00Z">
              <w:r w:rsidRPr="00302AD4">
                <w:rPr>
                  <w:rFonts w:ascii="Arial" w:hAnsi="Arial" w:cs="Arial"/>
                  <w:sz w:val="16"/>
                  <w:szCs w:val="16"/>
                  <w:rPrChange w:id="2273" w:author="MSAR LEGAL" w:date="2025-04-14T10:18:00Z" w16du:dateUtc="2025-04-14T02:18:00Z">
                    <w:rPr>
                      <w:rFonts w:ascii="Arial" w:hAnsi="Arial" w:cs="Arial"/>
                      <w:sz w:val="20"/>
                      <w:szCs w:val="20"/>
                    </w:rPr>
                  </w:rPrChange>
                </w:rPr>
                <w:t>We understand and acknowledge that MSA RESO</w:t>
              </w:r>
            </w:ins>
            <w:ins w:id="2274" w:author="MSAR LEGAL" w:date="2025-04-14T09:25:00Z" w16du:dateUtc="2025-04-14T01:25:00Z">
              <w:r w:rsidRPr="00302AD4">
                <w:rPr>
                  <w:rFonts w:ascii="Arial" w:hAnsi="Arial" w:cs="Arial"/>
                  <w:sz w:val="16"/>
                  <w:szCs w:val="16"/>
                  <w:rPrChange w:id="2275" w:author="MSAR LEGAL" w:date="2025-04-14T10:18:00Z" w16du:dateUtc="2025-04-14T02:18:00Z">
                    <w:rPr>
                      <w:rFonts w:ascii="Arial" w:hAnsi="Arial" w:cs="Arial"/>
                      <w:sz w:val="20"/>
                      <w:szCs w:val="20"/>
                    </w:rPr>
                  </w:rPrChange>
                </w:rPr>
                <w:t xml:space="preserve">URCES SDN. BHD. </w:t>
              </w:r>
              <w:r w:rsidRPr="00302AD4">
                <w:rPr>
                  <w:rFonts w:ascii="Arial" w:eastAsiaTheme="minorEastAsia" w:hAnsi="Arial" w:cs="Arial"/>
                  <w:b/>
                  <w:bCs/>
                  <w:noProof/>
                  <w:color w:val="202020"/>
                  <w:kern w:val="0"/>
                  <w:sz w:val="16"/>
                  <w:szCs w:val="16"/>
                  <w:lang w:eastAsia="en-GB"/>
                  <w14:ligatures w14:val="none"/>
                  <w:rPrChange w:id="2276" w:author="MSAR LEGAL" w:date="2025-04-14T10:18:00Z" w16du:dateUtc="2025-04-14T02:18:00Z">
                    <w:rPr>
                      <w:rFonts w:ascii="Arial" w:eastAsiaTheme="minorEastAsia" w:hAnsi="Arial" w:cs="Arial"/>
                      <w:b/>
                      <w:bCs/>
                      <w:noProof/>
                      <w:color w:val="202020"/>
                      <w:kern w:val="0"/>
                      <w:sz w:val="20"/>
                      <w:szCs w:val="20"/>
                      <w:lang w:eastAsia="en-GB"/>
                      <w14:ligatures w14:val="none"/>
                    </w:rPr>
                  </w:rPrChange>
                </w:rPr>
                <w:t>(Company No. 199801006982 (463109-M))</w:t>
              </w:r>
            </w:ins>
            <w:ins w:id="2277" w:author="MSAR LEGAL" w:date="2025-04-14T09:34:00Z" w16du:dateUtc="2025-04-14T01:34:00Z">
              <w:r w:rsidRPr="00302AD4">
                <w:rPr>
                  <w:rFonts w:ascii="Arial" w:eastAsiaTheme="minorEastAsia" w:hAnsi="Arial" w:cs="Arial"/>
                  <w:b/>
                  <w:bCs/>
                  <w:noProof/>
                  <w:color w:val="202020"/>
                  <w:kern w:val="0"/>
                  <w:sz w:val="16"/>
                  <w:szCs w:val="16"/>
                  <w:lang w:eastAsia="en-GB"/>
                  <w14:ligatures w14:val="none"/>
                  <w:rPrChange w:id="2278" w:author="MSAR LEGAL" w:date="2025-04-14T10:18:00Z" w16du:dateUtc="2025-04-14T02:18:00Z">
                    <w:rPr>
                      <w:rFonts w:asciiTheme="minorHAnsi" w:eastAsiaTheme="minorEastAsia" w:hAnsiTheme="minorHAnsi" w:cstheme="minorHAnsi"/>
                      <w:b/>
                      <w:bCs/>
                      <w:noProof/>
                      <w:color w:val="202020"/>
                      <w:kern w:val="0"/>
                      <w:sz w:val="20"/>
                      <w:szCs w:val="20"/>
                      <w:lang w:eastAsia="en-GB"/>
                      <w14:ligatures w14:val="none"/>
                    </w:rPr>
                  </w:rPrChange>
                </w:rPr>
                <w:t xml:space="preserve"> (“MSAR”)</w:t>
              </w:r>
            </w:ins>
            <w:ins w:id="2279" w:author="MSAR LEGAL" w:date="2025-04-14T09:28:00Z" w16du:dateUtc="2025-04-14T01:28:00Z">
              <w:r w:rsidRPr="00302AD4">
                <w:rPr>
                  <w:rFonts w:ascii="Arial" w:eastAsiaTheme="minorEastAsia" w:hAnsi="Arial" w:cs="Arial"/>
                  <w:b/>
                  <w:bCs/>
                  <w:noProof/>
                  <w:color w:val="202020"/>
                  <w:kern w:val="0"/>
                  <w:sz w:val="16"/>
                  <w:szCs w:val="16"/>
                  <w:lang w:eastAsia="en-GB"/>
                  <w14:ligatures w14:val="none"/>
                  <w:rPrChange w:id="2280" w:author="MSAR LEGAL" w:date="2025-04-14T10:18:00Z" w16du:dateUtc="2025-04-14T02:18:00Z">
                    <w:rPr>
                      <w:rFonts w:ascii="Arial" w:eastAsiaTheme="minorEastAsia" w:hAnsi="Arial" w:cs="Arial"/>
                      <w:b/>
                      <w:bCs/>
                      <w:noProof/>
                      <w:color w:val="202020"/>
                      <w:kern w:val="0"/>
                      <w:sz w:val="20"/>
                      <w:szCs w:val="20"/>
                      <w:lang w:eastAsia="en-GB"/>
                      <w14:ligatures w14:val="none"/>
                    </w:rPr>
                  </w:rPrChange>
                </w:rPr>
                <w:t xml:space="preserve"> </w:t>
              </w:r>
            </w:ins>
            <w:ins w:id="2281" w:author="MSAR LEGAL" w:date="2025-04-14T09:24:00Z" w16du:dateUtc="2025-04-14T01:24:00Z">
              <w:del w:id="2282" w:author="MKS CQS [2]" w:date="2025-04-15T14:18:00Z" w16du:dateUtc="2025-04-15T06:18:00Z">
                <w:r w:rsidRPr="00302AD4" w:rsidDel="00D74BB6">
                  <w:rPr>
                    <w:rFonts w:ascii="Arial" w:hAnsi="Arial" w:cs="Arial"/>
                    <w:sz w:val="16"/>
                    <w:szCs w:val="16"/>
                    <w:rPrChange w:id="2283" w:author="MSAR LEGAL" w:date="2025-04-14T10:18:00Z" w16du:dateUtc="2025-04-14T02:18:00Z">
                      <w:rPr>
                        <w:rFonts w:ascii="Arial" w:hAnsi="Arial" w:cs="Arial"/>
                        <w:sz w:val="20"/>
                        <w:szCs w:val="20"/>
                      </w:rPr>
                    </w:rPrChange>
                  </w:rPr>
                  <w:delText xml:space="preserve"> </w:delText>
                </w:r>
              </w:del>
              <w:r w:rsidRPr="00302AD4">
                <w:rPr>
                  <w:rFonts w:ascii="Arial" w:hAnsi="Arial" w:cs="Arial"/>
                  <w:sz w:val="16"/>
                  <w:szCs w:val="16"/>
                  <w:rPrChange w:id="2284" w:author="MSAR LEGAL" w:date="2025-04-14T10:18:00Z" w16du:dateUtc="2025-04-14T02:18:00Z">
                    <w:rPr>
                      <w:rFonts w:ascii="Arial" w:hAnsi="Arial" w:cs="Arial"/>
                      <w:sz w:val="20"/>
                      <w:szCs w:val="20"/>
                    </w:rPr>
                  </w:rPrChange>
                </w:rPr>
                <w:t>observes good business conduct and is committed to adhere to all laws and regulations wherever it operates including but not limited to economic sanctions, export control, competition or anti-trust, personal data protection laws, guided by</w:t>
              </w:r>
            </w:ins>
            <w:ins w:id="2285" w:author="MSAR LEGAL" w:date="2025-04-14T09:41:00Z" w16du:dateUtc="2025-04-14T01:41:00Z">
              <w:r w:rsidRPr="00302AD4">
                <w:rPr>
                  <w:rFonts w:ascii="Arial" w:hAnsi="Arial" w:cs="Arial"/>
                  <w:sz w:val="16"/>
                  <w:szCs w:val="16"/>
                  <w:rPrChange w:id="2286" w:author="MSAR LEGAL" w:date="2025-04-14T10:18:00Z" w16du:dateUtc="2025-04-14T02:18:00Z">
                    <w:rPr>
                      <w:rFonts w:asciiTheme="minorHAnsi" w:hAnsiTheme="minorHAnsi" w:cstheme="minorHAnsi"/>
                      <w:sz w:val="20"/>
                      <w:szCs w:val="20"/>
                    </w:rPr>
                  </w:rPrChange>
                </w:rPr>
                <w:t xml:space="preserve"> MSAR’s</w:t>
              </w:r>
            </w:ins>
            <w:ins w:id="2287" w:author="MSAR LEGAL" w:date="2025-04-14T09:25:00Z" w16du:dateUtc="2025-04-14T01:25:00Z">
              <w:r w:rsidRPr="00302AD4">
                <w:rPr>
                  <w:rFonts w:ascii="Arial" w:hAnsi="Arial" w:cs="Arial"/>
                  <w:sz w:val="16"/>
                  <w:szCs w:val="16"/>
                  <w:rPrChange w:id="2288" w:author="MSAR LEGAL" w:date="2025-04-14T10:18:00Z" w16du:dateUtc="2025-04-14T02:18:00Z">
                    <w:rPr>
                      <w:rFonts w:ascii="Arial" w:hAnsi="Arial" w:cs="Arial"/>
                      <w:sz w:val="20"/>
                      <w:szCs w:val="20"/>
                    </w:rPr>
                  </w:rPrChange>
                </w:rPr>
                <w:t xml:space="preserve"> </w:t>
              </w:r>
            </w:ins>
            <w:ins w:id="2289" w:author="MSAR LEGAL" w:date="2025-04-14T09:28:00Z" w16du:dateUtc="2025-04-14T01:28:00Z">
              <w:r w:rsidRPr="00302AD4">
                <w:rPr>
                  <w:rFonts w:ascii="Arial" w:hAnsi="Arial" w:cs="Arial"/>
                  <w:sz w:val="16"/>
                  <w:szCs w:val="16"/>
                  <w:rPrChange w:id="2290" w:author="MSAR LEGAL" w:date="2025-04-14T10:18:00Z" w16du:dateUtc="2025-04-14T02:18:00Z">
                    <w:rPr>
                      <w:rFonts w:ascii="Arial" w:hAnsi="Arial" w:cs="Arial"/>
                      <w:sz w:val="20"/>
                      <w:szCs w:val="20"/>
                    </w:rPr>
                  </w:rPrChange>
                </w:rPr>
                <w:t>policies</w:t>
              </w:r>
            </w:ins>
            <w:ins w:id="2291" w:author="MSAR LEGAL" w:date="2025-04-14T09:30:00Z" w16du:dateUtc="2025-04-14T01:30:00Z">
              <w:r w:rsidRPr="00302AD4">
                <w:rPr>
                  <w:rFonts w:ascii="Arial" w:hAnsi="Arial" w:cs="Arial"/>
                  <w:sz w:val="16"/>
                  <w:szCs w:val="16"/>
                  <w:rPrChange w:id="2292" w:author="MSAR LEGAL" w:date="2025-04-14T10:18:00Z" w16du:dateUtc="2025-04-14T02:18:00Z">
                    <w:rPr>
                      <w:rFonts w:asciiTheme="minorHAnsi" w:hAnsiTheme="minorHAnsi" w:cstheme="minorHAnsi"/>
                      <w:sz w:val="20"/>
                      <w:szCs w:val="20"/>
                    </w:rPr>
                  </w:rPrChange>
                </w:rPr>
                <w:t>.</w:t>
              </w:r>
            </w:ins>
          </w:p>
          <w:p w14:paraId="35EFEF58" w14:textId="77777777" w:rsidR="00706A7D" w:rsidRPr="00302AD4" w:rsidRDefault="00706A7D" w:rsidP="00706A7D">
            <w:pPr>
              <w:jc w:val="both"/>
              <w:rPr>
                <w:ins w:id="2293" w:author="MSAR LEGAL" w:date="2025-04-14T09:24:00Z" w16du:dateUtc="2025-04-14T01:24:00Z"/>
                <w:rFonts w:ascii="Arial" w:hAnsi="Arial" w:cs="Arial"/>
                <w:sz w:val="16"/>
                <w:szCs w:val="16"/>
                <w:rPrChange w:id="2294" w:author="MSAR LEGAL" w:date="2025-04-14T10:18:00Z" w16du:dateUtc="2025-04-14T02:18:00Z">
                  <w:rPr>
                    <w:ins w:id="2295" w:author="MSAR LEGAL" w:date="2025-04-14T09:24:00Z" w16du:dateUtc="2025-04-14T01:24:00Z"/>
                    <w:rFonts w:ascii="Arial" w:hAnsi="Arial" w:cs="Arial"/>
                    <w:sz w:val="20"/>
                    <w:szCs w:val="20"/>
                  </w:rPr>
                </w:rPrChange>
              </w:rPr>
            </w:pPr>
          </w:p>
          <w:p w14:paraId="50BDD35E" w14:textId="77777777" w:rsidR="00706A7D" w:rsidRPr="00302AD4" w:rsidRDefault="00706A7D" w:rsidP="00706A7D">
            <w:pPr>
              <w:jc w:val="both"/>
              <w:rPr>
                <w:ins w:id="2296" w:author="MSAR LEGAL" w:date="2025-04-14T09:24:00Z" w16du:dateUtc="2025-04-14T01:24:00Z"/>
                <w:rFonts w:ascii="Arial" w:hAnsi="Arial" w:cs="Arial"/>
                <w:sz w:val="16"/>
                <w:szCs w:val="16"/>
                <w:rPrChange w:id="2297" w:author="MSAR LEGAL" w:date="2025-04-14T10:18:00Z" w16du:dateUtc="2025-04-14T02:18:00Z">
                  <w:rPr>
                    <w:ins w:id="2298" w:author="MSAR LEGAL" w:date="2025-04-14T09:24:00Z" w16du:dateUtc="2025-04-14T01:24:00Z"/>
                    <w:rFonts w:ascii="Arial" w:hAnsi="Arial" w:cs="Arial"/>
                    <w:sz w:val="20"/>
                    <w:szCs w:val="20"/>
                  </w:rPr>
                </w:rPrChange>
              </w:rPr>
            </w:pPr>
            <w:ins w:id="2299" w:author="MSAR LEGAL" w:date="2025-04-14T09:24:00Z" w16du:dateUtc="2025-04-14T01:24:00Z">
              <w:r w:rsidRPr="00302AD4">
                <w:rPr>
                  <w:rFonts w:ascii="Arial" w:hAnsi="Arial" w:cs="Arial"/>
                  <w:sz w:val="16"/>
                  <w:szCs w:val="16"/>
                  <w:rPrChange w:id="2300" w:author="MSAR LEGAL" w:date="2025-04-14T10:18:00Z" w16du:dateUtc="2025-04-14T02:18:00Z">
                    <w:rPr>
                      <w:rFonts w:ascii="Arial" w:hAnsi="Arial" w:cs="Arial"/>
                      <w:sz w:val="20"/>
                      <w:szCs w:val="20"/>
                    </w:rPr>
                  </w:rPrChange>
                </w:rPr>
                <w:t>Accordingly, we confirm and declare that, to the best of our knowledge, the Company and/or any of its affiliates, including its and their directors, officers, employees–</w:t>
              </w:r>
            </w:ins>
          </w:p>
          <w:p w14:paraId="1D62932B" w14:textId="77777777" w:rsidR="00706A7D" w:rsidRPr="00302AD4" w:rsidRDefault="00706A7D" w:rsidP="00706A7D">
            <w:pPr>
              <w:jc w:val="both"/>
              <w:rPr>
                <w:ins w:id="2301" w:author="MSAR LEGAL" w:date="2025-04-14T09:24:00Z" w16du:dateUtc="2025-04-14T01:24:00Z"/>
                <w:rFonts w:ascii="Arial" w:hAnsi="Arial" w:cs="Arial"/>
                <w:sz w:val="16"/>
                <w:szCs w:val="16"/>
                <w:rPrChange w:id="2302" w:author="MSAR LEGAL" w:date="2025-04-14T10:18:00Z" w16du:dateUtc="2025-04-14T02:18:00Z">
                  <w:rPr>
                    <w:ins w:id="2303" w:author="MSAR LEGAL" w:date="2025-04-14T09:24:00Z" w16du:dateUtc="2025-04-14T01:24:00Z"/>
                    <w:rFonts w:ascii="Arial" w:hAnsi="Arial" w:cs="Arial"/>
                    <w:sz w:val="20"/>
                    <w:szCs w:val="20"/>
                  </w:rPr>
                </w:rPrChange>
              </w:rPr>
            </w:pPr>
          </w:p>
          <w:p w14:paraId="69B4A02D" w14:textId="77777777" w:rsidR="00706A7D" w:rsidRPr="00302AD4" w:rsidRDefault="00706A7D" w:rsidP="00706A7D">
            <w:pPr>
              <w:pStyle w:val="ListParagraph"/>
              <w:numPr>
                <w:ilvl w:val="0"/>
                <w:numId w:val="1"/>
              </w:numPr>
              <w:spacing w:line="240" w:lineRule="auto"/>
              <w:ind w:left="1080" w:hanging="720"/>
              <w:jc w:val="both"/>
              <w:rPr>
                <w:ins w:id="2304" w:author="MSAR LEGAL" w:date="2025-04-14T09:24:00Z" w16du:dateUtc="2025-04-14T01:24:00Z"/>
                <w:rFonts w:cs="Arial"/>
                <w:sz w:val="16"/>
                <w:szCs w:val="16"/>
                <w:rPrChange w:id="2305" w:author="MSAR LEGAL" w:date="2025-04-14T10:18:00Z" w16du:dateUtc="2025-04-14T02:18:00Z">
                  <w:rPr>
                    <w:ins w:id="2306" w:author="MSAR LEGAL" w:date="2025-04-14T09:24:00Z" w16du:dateUtc="2025-04-14T01:24:00Z"/>
                    <w:rFonts w:cs="Arial"/>
                    <w:szCs w:val="20"/>
                  </w:rPr>
                </w:rPrChange>
              </w:rPr>
            </w:pPr>
            <w:ins w:id="2307" w:author="MSAR LEGAL" w:date="2025-04-14T09:24:00Z" w16du:dateUtc="2025-04-14T01:24:00Z">
              <w:r w:rsidRPr="00302AD4">
                <w:rPr>
                  <w:rFonts w:cs="Arial"/>
                  <w:sz w:val="16"/>
                  <w:szCs w:val="16"/>
                  <w:rPrChange w:id="2308" w:author="MSAR LEGAL" w:date="2025-04-14T10:18:00Z" w16du:dateUtc="2025-04-14T02:18:00Z">
                    <w:rPr>
                      <w:rFonts w:cs="Arial"/>
                      <w:szCs w:val="20"/>
                    </w:rPr>
                  </w:rPrChange>
                </w:rPr>
                <w:t xml:space="preserve">are not the target or subjects of any sanctions; </w:t>
              </w:r>
            </w:ins>
          </w:p>
          <w:p w14:paraId="5171CA18" w14:textId="77777777" w:rsidR="00706A7D" w:rsidRPr="00302AD4" w:rsidRDefault="00706A7D" w:rsidP="00706A7D">
            <w:pPr>
              <w:pStyle w:val="ListParagraph"/>
              <w:numPr>
                <w:ilvl w:val="0"/>
                <w:numId w:val="1"/>
              </w:numPr>
              <w:spacing w:line="240" w:lineRule="auto"/>
              <w:ind w:left="1080" w:hanging="720"/>
              <w:jc w:val="both"/>
              <w:rPr>
                <w:ins w:id="2309" w:author="MSAR LEGAL" w:date="2025-04-14T09:24:00Z" w16du:dateUtc="2025-04-14T01:24:00Z"/>
                <w:rFonts w:cs="Arial"/>
                <w:sz w:val="16"/>
                <w:szCs w:val="16"/>
                <w:rPrChange w:id="2310" w:author="MSAR LEGAL" w:date="2025-04-14T10:18:00Z" w16du:dateUtc="2025-04-14T02:18:00Z">
                  <w:rPr>
                    <w:ins w:id="2311" w:author="MSAR LEGAL" w:date="2025-04-14T09:24:00Z" w16du:dateUtc="2025-04-14T01:24:00Z"/>
                    <w:rFonts w:cs="Arial"/>
                    <w:szCs w:val="20"/>
                  </w:rPr>
                </w:rPrChange>
              </w:rPr>
            </w:pPr>
            <w:ins w:id="2312" w:author="MSAR LEGAL" w:date="2025-04-14T09:24:00Z" w16du:dateUtc="2025-04-14T01:24:00Z">
              <w:r w:rsidRPr="00302AD4">
                <w:rPr>
                  <w:rFonts w:cs="Arial"/>
                  <w:sz w:val="16"/>
                  <w:szCs w:val="16"/>
                  <w:rPrChange w:id="2313" w:author="MSAR LEGAL" w:date="2025-04-14T10:18:00Z" w16du:dateUtc="2025-04-14T02:18:00Z">
                    <w:rPr>
                      <w:rFonts w:cs="Arial"/>
                      <w:szCs w:val="20"/>
                    </w:rPr>
                  </w:rPrChange>
                </w:rPr>
                <w:t>are not owned or controlled by any person who is the target or subject of any sanctions;</w:t>
              </w:r>
            </w:ins>
          </w:p>
          <w:p w14:paraId="1562DC34" w14:textId="77777777" w:rsidR="00706A7D" w:rsidRPr="00302AD4" w:rsidRDefault="00706A7D" w:rsidP="00706A7D">
            <w:pPr>
              <w:pStyle w:val="ListParagraph"/>
              <w:numPr>
                <w:ilvl w:val="0"/>
                <w:numId w:val="1"/>
              </w:numPr>
              <w:spacing w:line="240" w:lineRule="auto"/>
              <w:ind w:left="1080" w:hanging="720"/>
              <w:jc w:val="both"/>
              <w:rPr>
                <w:ins w:id="2314" w:author="MSAR LEGAL" w:date="2025-04-14T09:24:00Z" w16du:dateUtc="2025-04-14T01:24:00Z"/>
                <w:rFonts w:cs="Arial"/>
                <w:sz w:val="16"/>
                <w:szCs w:val="16"/>
                <w:rPrChange w:id="2315" w:author="MSAR LEGAL" w:date="2025-04-14T10:18:00Z" w16du:dateUtc="2025-04-14T02:18:00Z">
                  <w:rPr>
                    <w:ins w:id="2316" w:author="MSAR LEGAL" w:date="2025-04-14T09:24:00Z" w16du:dateUtc="2025-04-14T01:24:00Z"/>
                    <w:rFonts w:cs="Arial"/>
                    <w:szCs w:val="20"/>
                  </w:rPr>
                </w:rPrChange>
              </w:rPr>
            </w:pPr>
            <w:ins w:id="2317" w:author="MSAR LEGAL" w:date="2025-04-14T09:24:00Z" w16du:dateUtc="2025-04-14T01:24:00Z">
              <w:r w:rsidRPr="00302AD4">
                <w:rPr>
                  <w:rFonts w:cs="Arial"/>
                  <w:sz w:val="16"/>
                  <w:szCs w:val="16"/>
                  <w:rPrChange w:id="2318" w:author="MSAR LEGAL" w:date="2025-04-14T10:18:00Z" w16du:dateUtc="2025-04-14T02:18:00Z">
                    <w:rPr>
                      <w:rFonts w:cs="Arial"/>
                      <w:szCs w:val="20"/>
                    </w:rPr>
                  </w:rPrChange>
                </w:rPr>
                <w:t>are not acting for the benefit of or on behalf of any person (including but not limited to any natural person, corporation, limited liability company, trust, joint venture, association, company, partnership, Governmental Authority or other entity) that is the target or subject of any sanctions;</w:t>
              </w:r>
            </w:ins>
          </w:p>
          <w:p w14:paraId="0CA6766F" w14:textId="77777777" w:rsidR="00706A7D" w:rsidRPr="00302AD4" w:rsidRDefault="00706A7D" w:rsidP="00706A7D">
            <w:pPr>
              <w:pStyle w:val="ListParagraph"/>
              <w:numPr>
                <w:ilvl w:val="0"/>
                <w:numId w:val="1"/>
              </w:numPr>
              <w:spacing w:line="240" w:lineRule="auto"/>
              <w:ind w:left="1080" w:hanging="720"/>
              <w:jc w:val="both"/>
              <w:rPr>
                <w:ins w:id="2319" w:author="MSAR LEGAL" w:date="2025-04-14T09:24:00Z" w16du:dateUtc="2025-04-14T01:24:00Z"/>
                <w:rFonts w:cs="Arial"/>
                <w:sz w:val="16"/>
                <w:szCs w:val="16"/>
                <w:rPrChange w:id="2320" w:author="MSAR LEGAL" w:date="2025-04-14T10:18:00Z" w16du:dateUtc="2025-04-14T02:18:00Z">
                  <w:rPr>
                    <w:ins w:id="2321" w:author="MSAR LEGAL" w:date="2025-04-14T09:24:00Z" w16du:dateUtc="2025-04-14T01:24:00Z"/>
                    <w:rFonts w:cs="Arial"/>
                    <w:szCs w:val="20"/>
                  </w:rPr>
                </w:rPrChange>
              </w:rPr>
            </w:pPr>
            <w:ins w:id="2322" w:author="MSAR LEGAL" w:date="2025-04-14T09:24:00Z" w16du:dateUtc="2025-04-14T01:24:00Z">
              <w:r w:rsidRPr="00302AD4">
                <w:rPr>
                  <w:rFonts w:cs="Arial"/>
                  <w:sz w:val="16"/>
                  <w:szCs w:val="16"/>
                  <w:rPrChange w:id="2323" w:author="MSAR LEGAL" w:date="2025-04-14T10:18:00Z" w16du:dateUtc="2025-04-14T02:18:00Z">
                    <w:rPr>
                      <w:rFonts w:cs="Arial"/>
                      <w:szCs w:val="20"/>
                    </w:rPr>
                  </w:rPrChange>
                </w:rPr>
                <w:t xml:space="preserve">have not been engaging in any conduct/activity that would result in us being in breach of any sanctions or becoming a target or subject of sanctions; </w:t>
              </w:r>
            </w:ins>
          </w:p>
          <w:p w14:paraId="691A34FF" w14:textId="77777777" w:rsidR="00706A7D" w:rsidRPr="00302AD4" w:rsidRDefault="00706A7D" w:rsidP="00706A7D">
            <w:pPr>
              <w:pStyle w:val="ListParagraph"/>
              <w:numPr>
                <w:ilvl w:val="0"/>
                <w:numId w:val="1"/>
              </w:numPr>
              <w:spacing w:line="240" w:lineRule="auto"/>
              <w:ind w:left="1080" w:hanging="720"/>
              <w:jc w:val="both"/>
              <w:rPr>
                <w:ins w:id="2324" w:author="MSAR LEGAL" w:date="2025-04-14T09:24:00Z" w16du:dateUtc="2025-04-14T01:24:00Z"/>
                <w:rFonts w:cs="Arial"/>
                <w:sz w:val="16"/>
                <w:szCs w:val="16"/>
                <w:rPrChange w:id="2325" w:author="MSAR LEGAL" w:date="2025-04-14T10:18:00Z" w16du:dateUtc="2025-04-14T02:18:00Z">
                  <w:rPr>
                    <w:ins w:id="2326" w:author="MSAR LEGAL" w:date="2025-04-14T09:24:00Z" w16du:dateUtc="2025-04-14T01:24:00Z"/>
                    <w:rFonts w:cs="Arial"/>
                    <w:szCs w:val="20"/>
                  </w:rPr>
                </w:rPrChange>
              </w:rPr>
            </w:pPr>
            <w:ins w:id="2327" w:author="MSAR LEGAL" w:date="2025-04-14T09:24:00Z" w16du:dateUtc="2025-04-14T01:24:00Z">
              <w:r w:rsidRPr="00302AD4">
                <w:rPr>
                  <w:rFonts w:cs="Arial"/>
                  <w:sz w:val="16"/>
                  <w:szCs w:val="16"/>
                  <w:rPrChange w:id="2328" w:author="MSAR LEGAL" w:date="2025-04-14T10:18:00Z" w16du:dateUtc="2025-04-14T02:18:00Z">
                    <w:rPr>
                      <w:rFonts w:cs="Arial"/>
                      <w:szCs w:val="20"/>
                    </w:rPr>
                  </w:rPrChange>
                </w:rPr>
                <w:t xml:space="preserve">have not been the subject of any convictions or prosecutions or is it the subject of any pending investigations by a public authority, in relation to export control regulations within the last 5 years. </w:t>
              </w:r>
            </w:ins>
          </w:p>
          <w:p w14:paraId="090A9AB0" w14:textId="15BCECE6" w:rsidR="00706A7D" w:rsidRPr="00302AD4" w:rsidRDefault="00706A7D" w:rsidP="00706A7D">
            <w:pPr>
              <w:spacing w:line="240" w:lineRule="auto"/>
              <w:ind w:left="5"/>
              <w:rPr>
                <w:ins w:id="2329" w:author="MSAR LEGAL" w:date="2025-04-14T09:22:00Z" w16du:dateUtc="2025-04-14T01:22:00Z"/>
                <w:rFonts w:ascii="Arial" w:hAnsi="Arial" w:cs="Arial"/>
                <w:b/>
                <w:sz w:val="16"/>
                <w:szCs w:val="16"/>
                <w:rPrChange w:id="2330" w:author="MSAR LEGAL" w:date="2025-04-14T10:18:00Z" w16du:dateUtc="2025-04-14T02:18:00Z">
                  <w:rPr>
                    <w:ins w:id="2331" w:author="MSAR LEGAL" w:date="2025-04-14T09:22:00Z" w16du:dateUtc="2025-04-14T01:22:00Z"/>
                    <w:b/>
                    <w:sz w:val="20"/>
                  </w:rPr>
                </w:rPrChange>
              </w:rPr>
            </w:pPr>
          </w:p>
        </w:tc>
      </w:tr>
      <w:tr w:rsidR="00EA1A00" w:rsidRPr="00302AD4" w14:paraId="4289632E" w14:textId="77777777" w:rsidTr="00384EB5">
        <w:trPr>
          <w:trHeight w:val="252"/>
          <w:ins w:id="2332" w:author="MKS CQS" w:date="2025-04-15T13:04:00Z"/>
        </w:trPr>
        <w:tc>
          <w:tcPr>
            <w:tcW w:w="5000" w:type="pct"/>
            <w:gridSpan w:val="19"/>
            <w:tcBorders>
              <w:top w:val="single" w:sz="4" w:space="0" w:color="000000"/>
              <w:left w:val="single" w:sz="4" w:space="0" w:color="000000"/>
              <w:bottom w:val="single" w:sz="4" w:space="0" w:color="000000"/>
              <w:right w:val="single" w:sz="4" w:space="0" w:color="000000"/>
            </w:tcBorders>
            <w:shd w:val="clear" w:color="auto" w:fill="D9D9D9"/>
          </w:tcPr>
          <w:p w14:paraId="04802147" w14:textId="480F34BA" w:rsidR="00EA1A00" w:rsidRPr="00384EB5" w:rsidRDefault="00EA1A00" w:rsidP="00384EB5">
            <w:pPr>
              <w:spacing w:line="240" w:lineRule="auto"/>
              <w:ind w:left="5"/>
              <w:rPr>
                <w:ins w:id="2333" w:author="MKS CQS" w:date="2025-04-15T13:04:00Z" w16du:dateUtc="2025-04-15T05:04:00Z"/>
                <w:rFonts w:ascii="Arial" w:hAnsi="Arial" w:cs="Arial"/>
                <w:sz w:val="16"/>
                <w:szCs w:val="16"/>
              </w:rPr>
            </w:pPr>
            <w:ins w:id="2334" w:author="MKS CQS" w:date="2025-04-15T13:04:00Z" w16du:dateUtc="2025-04-15T05:04:00Z">
              <w:r w:rsidRPr="00EA1A00">
                <w:rPr>
                  <w:rFonts w:ascii="Arial" w:hAnsi="Arial" w:cs="Arial"/>
                  <w:b/>
                  <w:sz w:val="16"/>
                  <w:szCs w:val="16"/>
                </w:rPr>
                <w:t>Part I: Notice of Disclosure</w:t>
              </w:r>
            </w:ins>
          </w:p>
        </w:tc>
      </w:tr>
      <w:tr w:rsidR="00706A7D" w:rsidRPr="00302AD4" w14:paraId="65701934" w14:textId="77777777" w:rsidTr="00EA1A00">
        <w:trPr>
          <w:trHeight w:val="252"/>
          <w:ins w:id="2335" w:author="MSAR LEGAL" w:date="2025-04-14T09:24:00Z"/>
          <w:trPrChange w:id="2336" w:author="MKS CQS" w:date="2025-04-15T13:04:00Z" w16du:dateUtc="2025-04-15T05:04:00Z">
            <w:trPr>
              <w:trHeight w:val="252"/>
            </w:trPr>
          </w:trPrChange>
        </w:trPr>
        <w:tc>
          <w:tcPr>
            <w:tcW w:w="5000" w:type="pct"/>
            <w:gridSpan w:val="19"/>
            <w:tcBorders>
              <w:top w:val="single" w:sz="4" w:space="0" w:color="000000"/>
              <w:left w:val="single" w:sz="4" w:space="0" w:color="000000"/>
              <w:bottom w:val="single" w:sz="4" w:space="0" w:color="000000"/>
              <w:right w:val="single" w:sz="4" w:space="0" w:color="000000"/>
            </w:tcBorders>
            <w:shd w:val="clear" w:color="auto" w:fill="auto"/>
            <w:vAlign w:val="center"/>
            <w:tcPrChange w:id="2337" w:author="MKS CQS" w:date="2025-04-15T13:04:00Z" w16du:dateUtc="2025-04-15T05:04:00Z">
              <w:tcPr>
                <w:tcW w:w="5000" w:type="pct"/>
                <w:gridSpan w:val="36"/>
                <w:tcBorders>
                  <w:top w:val="single" w:sz="4" w:space="0" w:color="000000"/>
                  <w:left w:val="single" w:sz="4" w:space="0" w:color="000000"/>
                  <w:bottom w:val="single" w:sz="4" w:space="0" w:color="000000"/>
                  <w:right w:val="single" w:sz="4" w:space="0" w:color="000000"/>
                </w:tcBorders>
                <w:shd w:val="clear" w:color="auto" w:fill="D9D9D9"/>
              </w:tcPr>
            </w:tcPrChange>
          </w:tcPr>
          <w:p w14:paraId="55970A11" w14:textId="4E1FD0BA" w:rsidR="00706A7D" w:rsidRPr="00302AD4" w:rsidDel="00EA1A00" w:rsidRDefault="00706A7D" w:rsidP="00EA1A00">
            <w:pPr>
              <w:spacing w:line="240" w:lineRule="auto"/>
              <w:ind w:left="5"/>
              <w:rPr>
                <w:ins w:id="2338" w:author="MSAR LEGAL" w:date="2025-04-14T09:30:00Z" w16du:dateUtc="2025-04-14T01:30:00Z"/>
                <w:del w:id="2339" w:author="MKS CQS" w:date="2025-04-15T13:04:00Z" w16du:dateUtc="2025-04-15T05:04:00Z"/>
                <w:rFonts w:ascii="Arial" w:hAnsi="Arial" w:cs="Arial"/>
                <w:b/>
                <w:sz w:val="16"/>
                <w:szCs w:val="16"/>
                <w:rPrChange w:id="2340" w:author="MSAR LEGAL" w:date="2025-04-14T10:18:00Z" w16du:dateUtc="2025-04-14T02:18:00Z">
                  <w:rPr>
                    <w:ins w:id="2341" w:author="MSAR LEGAL" w:date="2025-04-14T09:30:00Z" w16du:dateUtc="2025-04-14T01:30:00Z"/>
                    <w:del w:id="2342" w:author="MKS CQS" w:date="2025-04-15T13:04:00Z" w16du:dateUtc="2025-04-15T05:04:00Z"/>
                    <w:rFonts w:asciiTheme="minorHAnsi" w:hAnsiTheme="minorHAnsi" w:cstheme="minorHAnsi"/>
                    <w:b/>
                    <w:sz w:val="20"/>
                  </w:rPr>
                </w:rPrChange>
              </w:rPr>
            </w:pPr>
            <w:ins w:id="2343" w:author="MSAR LEGAL" w:date="2025-04-14T09:24:00Z" w16du:dateUtc="2025-04-14T01:24:00Z">
              <w:del w:id="2344" w:author="MKS CQS" w:date="2025-04-15T13:04:00Z" w16du:dateUtc="2025-04-15T05:04:00Z">
                <w:r w:rsidRPr="00302AD4" w:rsidDel="00EA1A00">
                  <w:rPr>
                    <w:rFonts w:ascii="Arial" w:hAnsi="Arial" w:cs="Arial"/>
                    <w:b/>
                    <w:sz w:val="16"/>
                    <w:szCs w:val="16"/>
                    <w:rPrChange w:id="2345" w:author="MSAR LEGAL" w:date="2025-04-14T10:18:00Z" w16du:dateUtc="2025-04-14T02:18:00Z">
                      <w:rPr>
                        <w:b/>
                        <w:sz w:val="20"/>
                      </w:rPr>
                    </w:rPrChange>
                  </w:rPr>
                  <w:delText xml:space="preserve">Part </w:delText>
                </w:r>
              </w:del>
            </w:ins>
            <w:ins w:id="2346" w:author="MSAR LEGAL" w:date="2025-04-14T10:06:00Z" w16du:dateUtc="2025-04-14T02:06:00Z">
              <w:del w:id="2347" w:author="MKS CQS" w:date="2025-04-15T13:04:00Z" w16du:dateUtc="2025-04-15T05:04:00Z">
                <w:r w:rsidRPr="00302AD4" w:rsidDel="00EA1A00">
                  <w:rPr>
                    <w:rFonts w:ascii="Arial" w:hAnsi="Arial" w:cs="Arial"/>
                    <w:b/>
                    <w:sz w:val="16"/>
                    <w:szCs w:val="16"/>
                  </w:rPr>
                  <w:delText>I</w:delText>
                </w:r>
              </w:del>
            </w:ins>
            <w:ins w:id="2348" w:author="MSAR LEGAL" w:date="2025-04-14T09:24:00Z" w16du:dateUtc="2025-04-14T01:24:00Z">
              <w:del w:id="2349" w:author="MKS CQS" w:date="2025-04-15T13:04:00Z" w16du:dateUtc="2025-04-15T05:04:00Z">
                <w:r w:rsidRPr="00302AD4" w:rsidDel="00EA1A00">
                  <w:rPr>
                    <w:rFonts w:ascii="Arial" w:hAnsi="Arial" w:cs="Arial"/>
                    <w:b/>
                    <w:sz w:val="16"/>
                    <w:szCs w:val="16"/>
                    <w:rPrChange w:id="2350" w:author="MSAR LEGAL" w:date="2025-04-14T10:18:00Z" w16du:dateUtc="2025-04-14T02:18:00Z">
                      <w:rPr>
                        <w:b/>
                        <w:sz w:val="20"/>
                      </w:rPr>
                    </w:rPrChange>
                  </w:rPr>
                  <w:delText xml:space="preserve">: </w:delText>
                </w:r>
              </w:del>
            </w:ins>
            <w:ins w:id="2351" w:author="MSAR LEGAL" w:date="2025-04-14T09:30:00Z" w16du:dateUtc="2025-04-14T01:30:00Z">
              <w:del w:id="2352" w:author="MKS CQS" w:date="2025-04-15T13:04:00Z" w16du:dateUtc="2025-04-15T05:04:00Z">
                <w:r w:rsidRPr="00302AD4" w:rsidDel="00EA1A00">
                  <w:rPr>
                    <w:rFonts w:ascii="Arial" w:hAnsi="Arial" w:cs="Arial"/>
                    <w:b/>
                    <w:sz w:val="16"/>
                    <w:szCs w:val="16"/>
                    <w:rPrChange w:id="2353" w:author="MSAR LEGAL" w:date="2025-04-14T10:18:00Z" w16du:dateUtc="2025-04-14T02:18:00Z">
                      <w:rPr>
                        <w:rFonts w:asciiTheme="minorHAnsi" w:hAnsiTheme="minorHAnsi" w:cstheme="minorHAnsi"/>
                        <w:b/>
                        <w:sz w:val="20"/>
                      </w:rPr>
                    </w:rPrChange>
                  </w:rPr>
                  <w:delText>Notice of Disclosure</w:delText>
                </w:r>
              </w:del>
            </w:ins>
          </w:p>
          <w:p w14:paraId="78888C87" w14:textId="47E2ACFF" w:rsidR="00706A7D" w:rsidRPr="00302AD4" w:rsidDel="00EA1A00" w:rsidRDefault="00706A7D" w:rsidP="00EA1A00">
            <w:pPr>
              <w:spacing w:line="240" w:lineRule="auto"/>
              <w:ind w:left="5"/>
              <w:rPr>
                <w:ins w:id="2354" w:author="MSAR LEGAL" w:date="2025-04-14T09:30:00Z" w16du:dateUtc="2025-04-14T01:30:00Z"/>
                <w:del w:id="2355" w:author="MKS CQS" w:date="2025-04-15T13:04:00Z" w16du:dateUtc="2025-04-15T05:04:00Z"/>
                <w:rFonts w:ascii="Arial" w:hAnsi="Arial" w:cs="Arial"/>
                <w:b/>
                <w:sz w:val="16"/>
                <w:szCs w:val="16"/>
                <w:rPrChange w:id="2356" w:author="MSAR LEGAL" w:date="2025-04-14T10:18:00Z" w16du:dateUtc="2025-04-14T02:18:00Z">
                  <w:rPr>
                    <w:ins w:id="2357" w:author="MSAR LEGAL" w:date="2025-04-14T09:30:00Z" w16du:dateUtc="2025-04-14T01:30:00Z"/>
                    <w:del w:id="2358" w:author="MKS CQS" w:date="2025-04-15T13:04:00Z" w16du:dateUtc="2025-04-15T05:04:00Z"/>
                    <w:rFonts w:asciiTheme="minorHAnsi" w:hAnsiTheme="minorHAnsi" w:cstheme="minorHAnsi"/>
                    <w:b/>
                    <w:sz w:val="20"/>
                  </w:rPr>
                </w:rPrChange>
              </w:rPr>
            </w:pPr>
          </w:p>
          <w:p w14:paraId="66E34C76" w14:textId="77777777" w:rsidR="00706A7D" w:rsidRPr="00302AD4" w:rsidRDefault="00706A7D">
            <w:pPr>
              <w:rPr>
                <w:ins w:id="2359" w:author="MSAR LEGAL" w:date="2025-04-14T09:30:00Z" w16du:dateUtc="2025-04-14T01:30:00Z"/>
                <w:rFonts w:ascii="Arial" w:hAnsi="Arial" w:cs="Arial"/>
                <w:sz w:val="16"/>
                <w:szCs w:val="16"/>
                <w:rPrChange w:id="2360" w:author="MSAR LEGAL" w:date="2025-04-14T10:18:00Z" w16du:dateUtc="2025-04-14T02:18:00Z">
                  <w:rPr>
                    <w:ins w:id="2361" w:author="MSAR LEGAL" w:date="2025-04-14T09:30:00Z" w16du:dateUtc="2025-04-14T01:30:00Z"/>
                    <w:rFonts w:ascii="Arial" w:hAnsi="Arial" w:cs="Arial"/>
                    <w:sz w:val="20"/>
                    <w:szCs w:val="20"/>
                  </w:rPr>
                </w:rPrChange>
              </w:rPr>
              <w:pPrChange w:id="2362" w:author="MKS CQS" w:date="2025-04-15T13:04:00Z" w16du:dateUtc="2025-04-15T05:04:00Z">
                <w:pPr>
                  <w:jc w:val="both"/>
                </w:pPr>
              </w:pPrChange>
            </w:pPr>
            <w:ins w:id="2363" w:author="MSAR LEGAL" w:date="2025-04-14T09:30:00Z" w16du:dateUtc="2025-04-14T01:30:00Z">
              <w:r w:rsidRPr="00302AD4">
                <w:rPr>
                  <w:rFonts w:ascii="Arial" w:hAnsi="Arial" w:cs="Arial"/>
                  <w:b/>
                  <w:sz w:val="16"/>
                  <w:szCs w:val="16"/>
                  <w:rPrChange w:id="2364" w:author="MSAR LEGAL" w:date="2025-04-14T10:18:00Z" w16du:dateUtc="2025-04-14T02:18:00Z">
                    <w:rPr>
                      <w:rFonts w:ascii="Arial" w:hAnsi="Arial" w:cs="Arial"/>
                      <w:b/>
                      <w:sz w:val="20"/>
                      <w:szCs w:val="20"/>
                    </w:rPr>
                  </w:rPrChange>
                </w:rPr>
                <w:t>Applicable Laws relating to regulation of the Processing of Personal Data and matters connected thereto (“Data Protection Law”)</w:t>
              </w:r>
            </w:ins>
          </w:p>
          <w:p w14:paraId="38F93604" w14:textId="77777777" w:rsidR="00706A7D" w:rsidRPr="00302AD4" w:rsidRDefault="00706A7D">
            <w:pPr>
              <w:rPr>
                <w:ins w:id="2365" w:author="MSAR LEGAL" w:date="2025-04-14T09:30:00Z" w16du:dateUtc="2025-04-14T01:30:00Z"/>
                <w:rFonts w:ascii="Arial" w:hAnsi="Arial" w:cs="Arial"/>
                <w:sz w:val="16"/>
                <w:szCs w:val="16"/>
                <w:rPrChange w:id="2366" w:author="MSAR LEGAL" w:date="2025-04-14T10:18:00Z" w16du:dateUtc="2025-04-14T02:18:00Z">
                  <w:rPr>
                    <w:ins w:id="2367" w:author="MSAR LEGAL" w:date="2025-04-14T09:30:00Z" w16du:dateUtc="2025-04-14T01:30:00Z"/>
                    <w:rFonts w:ascii="Arial" w:hAnsi="Arial" w:cs="Arial"/>
                    <w:sz w:val="20"/>
                    <w:szCs w:val="20"/>
                  </w:rPr>
                </w:rPrChange>
              </w:rPr>
              <w:pPrChange w:id="2368" w:author="MKS CQS" w:date="2025-04-15T13:04:00Z" w16du:dateUtc="2025-04-15T05:04:00Z">
                <w:pPr>
                  <w:jc w:val="both"/>
                </w:pPr>
              </w:pPrChange>
            </w:pPr>
          </w:p>
          <w:p w14:paraId="4B9A078D" w14:textId="3E67AA21" w:rsidR="00706A7D" w:rsidRPr="00302AD4" w:rsidRDefault="00706A7D">
            <w:pPr>
              <w:rPr>
                <w:ins w:id="2369" w:author="MSAR LEGAL" w:date="2025-04-14T09:30:00Z" w16du:dateUtc="2025-04-14T01:30:00Z"/>
                <w:rFonts w:ascii="Arial" w:hAnsi="Arial" w:cs="Arial"/>
                <w:sz w:val="16"/>
                <w:szCs w:val="16"/>
                <w:rPrChange w:id="2370" w:author="MSAR LEGAL" w:date="2025-04-14T10:18:00Z" w16du:dateUtc="2025-04-14T02:18:00Z">
                  <w:rPr>
                    <w:ins w:id="2371" w:author="MSAR LEGAL" w:date="2025-04-14T09:30:00Z" w16du:dateUtc="2025-04-14T01:30:00Z"/>
                    <w:rFonts w:ascii="Arial" w:hAnsi="Arial" w:cs="Arial"/>
                    <w:sz w:val="20"/>
                    <w:szCs w:val="20"/>
                  </w:rPr>
                </w:rPrChange>
              </w:rPr>
              <w:pPrChange w:id="2372" w:author="MKS CQS" w:date="2025-04-15T13:04:00Z" w16du:dateUtc="2025-04-15T05:04:00Z">
                <w:pPr>
                  <w:jc w:val="both"/>
                </w:pPr>
              </w:pPrChange>
            </w:pPr>
            <w:ins w:id="2373" w:author="MSAR LEGAL" w:date="2025-04-14T09:30:00Z" w16du:dateUtc="2025-04-14T01:30:00Z">
              <w:r w:rsidRPr="00302AD4">
                <w:rPr>
                  <w:rFonts w:ascii="Arial" w:hAnsi="Arial" w:cs="Arial"/>
                  <w:sz w:val="16"/>
                  <w:szCs w:val="16"/>
                  <w:rPrChange w:id="2374" w:author="MSAR LEGAL" w:date="2025-04-14T10:18:00Z" w16du:dateUtc="2025-04-14T02:18:00Z">
                    <w:rPr>
                      <w:rFonts w:ascii="Arial" w:hAnsi="Arial" w:cs="Arial"/>
                      <w:sz w:val="20"/>
                      <w:szCs w:val="20"/>
                    </w:rPr>
                  </w:rPrChange>
                </w:rPr>
                <w:t>Pursuant to the requirement of Data Protection Law</w:t>
              </w:r>
            </w:ins>
            <w:ins w:id="2375" w:author="MSAR LEGAL" w:date="2025-04-14T09:31:00Z" w16du:dateUtc="2025-04-14T01:31:00Z">
              <w:r w:rsidRPr="00302AD4">
                <w:rPr>
                  <w:rFonts w:ascii="Arial" w:hAnsi="Arial" w:cs="Arial"/>
                  <w:sz w:val="16"/>
                  <w:szCs w:val="16"/>
                  <w:rPrChange w:id="2376" w:author="MSAR LEGAL" w:date="2025-04-14T10:18:00Z" w16du:dateUtc="2025-04-14T02:18:00Z">
                    <w:rPr>
                      <w:rFonts w:ascii="Arial" w:hAnsi="Arial" w:cs="Arial"/>
                      <w:sz w:val="20"/>
                      <w:szCs w:val="20"/>
                    </w:rPr>
                  </w:rPrChange>
                </w:rPr>
                <w:t>,</w:t>
              </w:r>
            </w:ins>
            <w:ins w:id="2377" w:author="MSAR LEGAL" w:date="2025-04-14T09:30:00Z" w16du:dateUtc="2025-04-14T01:30:00Z">
              <w:r w:rsidRPr="00302AD4">
                <w:rPr>
                  <w:rFonts w:ascii="Arial" w:hAnsi="Arial" w:cs="Arial"/>
                  <w:sz w:val="16"/>
                  <w:szCs w:val="16"/>
                  <w:rPrChange w:id="2378" w:author="MSAR LEGAL" w:date="2025-04-14T10:18:00Z" w16du:dateUtc="2025-04-14T02:18:00Z">
                    <w:rPr>
                      <w:rFonts w:ascii="Arial" w:hAnsi="Arial" w:cs="Arial"/>
                      <w:sz w:val="20"/>
                      <w:szCs w:val="20"/>
                    </w:rPr>
                  </w:rPrChange>
                </w:rPr>
                <w:t xml:space="preserve"> we hereby wish to give this notice and seek your consent on the processing of your personal data as well as to give an assurance of our commitment to ensure that your data is securely processed, kept and not used or disclosed for any other purpose than the commercial dealings we have with you.</w:t>
              </w:r>
            </w:ins>
          </w:p>
          <w:p w14:paraId="6F208CBA" w14:textId="77777777" w:rsidR="00706A7D" w:rsidRPr="00302AD4" w:rsidRDefault="00706A7D">
            <w:pPr>
              <w:rPr>
                <w:ins w:id="2379" w:author="MSAR LEGAL" w:date="2025-04-14T09:30:00Z" w16du:dateUtc="2025-04-14T01:30:00Z"/>
                <w:rFonts w:ascii="Arial" w:hAnsi="Arial" w:cs="Arial"/>
                <w:sz w:val="16"/>
                <w:szCs w:val="16"/>
                <w:rPrChange w:id="2380" w:author="MSAR LEGAL" w:date="2025-04-14T10:18:00Z" w16du:dateUtc="2025-04-14T02:18:00Z">
                  <w:rPr>
                    <w:ins w:id="2381" w:author="MSAR LEGAL" w:date="2025-04-14T09:30:00Z" w16du:dateUtc="2025-04-14T01:30:00Z"/>
                    <w:rFonts w:ascii="Arial" w:hAnsi="Arial" w:cs="Arial"/>
                    <w:sz w:val="20"/>
                    <w:szCs w:val="20"/>
                  </w:rPr>
                </w:rPrChange>
              </w:rPr>
              <w:pPrChange w:id="2382" w:author="MKS CQS" w:date="2025-04-15T13:04:00Z" w16du:dateUtc="2025-04-15T05:04:00Z">
                <w:pPr>
                  <w:jc w:val="both"/>
                </w:pPr>
              </w:pPrChange>
            </w:pPr>
          </w:p>
          <w:p w14:paraId="4EC3B9F9" w14:textId="29F695C5" w:rsidR="00706A7D" w:rsidRPr="00302AD4" w:rsidRDefault="00706A7D">
            <w:pPr>
              <w:rPr>
                <w:ins w:id="2383" w:author="MSAR LEGAL" w:date="2025-04-14T09:30:00Z" w16du:dateUtc="2025-04-14T01:30:00Z"/>
                <w:rFonts w:ascii="Arial" w:hAnsi="Arial" w:cs="Arial"/>
                <w:sz w:val="16"/>
                <w:szCs w:val="16"/>
                <w:rPrChange w:id="2384" w:author="MSAR LEGAL" w:date="2025-04-14T10:18:00Z" w16du:dateUtc="2025-04-14T02:18:00Z">
                  <w:rPr>
                    <w:ins w:id="2385" w:author="MSAR LEGAL" w:date="2025-04-14T09:30:00Z" w16du:dateUtc="2025-04-14T01:30:00Z"/>
                    <w:rFonts w:ascii="Arial" w:hAnsi="Arial" w:cs="Arial"/>
                    <w:sz w:val="20"/>
                    <w:szCs w:val="20"/>
                  </w:rPr>
                </w:rPrChange>
              </w:rPr>
              <w:pPrChange w:id="2386" w:author="MKS CQS" w:date="2025-04-15T13:04:00Z" w16du:dateUtc="2025-04-15T05:04:00Z">
                <w:pPr>
                  <w:jc w:val="both"/>
                </w:pPr>
              </w:pPrChange>
            </w:pPr>
            <w:ins w:id="2387" w:author="MSAR LEGAL" w:date="2025-04-14T09:30:00Z" w16du:dateUtc="2025-04-14T01:30:00Z">
              <w:r w:rsidRPr="00302AD4">
                <w:rPr>
                  <w:rFonts w:ascii="Arial" w:hAnsi="Arial" w:cs="Arial"/>
                  <w:sz w:val="16"/>
                  <w:szCs w:val="16"/>
                  <w:rPrChange w:id="2388" w:author="MSAR LEGAL" w:date="2025-04-14T10:18:00Z" w16du:dateUtc="2025-04-14T02:18:00Z">
                    <w:rPr>
                      <w:rFonts w:ascii="Arial" w:hAnsi="Arial" w:cs="Arial"/>
                      <w:sz w:val="20"/>
                      <w:szCs w:val="20"/>
                    </w:rPr>
                  </w:rPrChange>
                </w:rPr>
                <w:lastRenderedPageBreak/>
                <w:t>The contact to whom written requests for access to personal data or correction and/or deletion of personal data or for information regarding policies and procedures and types of personal data handled by us can be made to the following:</w:t>
              </w:r>
            </w:ins>
          </w:p>
          <w:p w14:paraId="45C26FC8" w14:textId="77777777" w:rsidR="00706A7D" w:rsidRPr="00302AD4" w:rsidRDefault="00706A7D">
            <w:pPr>
              <w:rPr>
                <w:ins w:id="2389" w:author="MSAR LEGAL" w:date="2025-04-14T09:30:00Z" w16du:dateUtc="2025-04-14T01:30:00Z"/>
                <w:rFonts w:ascii="Arial" w:hAnsi="Arial" w:cs="Arial"/>
                <w:sz w:val="16"/>
                <w:szCs w:val="16"/>
                <w:rPrChange w:id="2390" w:author="MSAR LEGAL" w:date="2025-04-14T10:18:00Z" w16du:dateUtc="2025-04-14T02:18:00Z">
                  <w:rPr>
                    <w:ins w:id="2391" w:author="MSAR LEGAL" w:date="2025-04-14T09:30:00Z" w16du:dateUtc="2025-04-14T01:30:00Z"/>
                    <w:rFonts w:ascii="Arial" w:hAnsi="Arial" w:cs="Arial"/>
                    <w:sz w:val="20"/>
                    <w:szCs w:val="20"/>
                  </w:rPr>
                </w:rPrChange>
              </w:rPr>
              <w:pPrChange w:id="2392" w:author="MKS CQS" w:date="2025-04-15T13:04:00Z" w16du:dateUtc="2025-04-15T05:04:00Z">
                <w:pPr>
                  <w:jc w:val="both"/>
                </w:pPr>
              </w:pPrChange>
            </w:pPr>
          </w:p>
          <w:p w14:paraId="4F471BD4" w14:textId="694CC7D7" w:rsidR="00706A7D" w:rsidRPr="00302AD4" w:rsidRDefault="00706A7D">
            <w:pPr>
              <w:rPr>
                <w:ins w:id="2393" w:author="MSAR LEGAL" w:date="2025-04-14T09:30:00Z" w16du:dateUtc="2025-04-14T01:30:00Z"/>
                <w:rFonts w:ascii="Arial" w:hAnsi="Arial" w:cs="Arial"/>
                <w:sz w:val="16"/>
                <w:szCs w:val="16"/>
                <w:rPrChange w:id="2394" w:author="MSAR LEGAL" w:date="2025-04-14T10:18:00Z" w16du:dateUtc="2025-04-14T02:18:00Z">
                  <w:rPr>
                    <w:ins w:id="2395" w:author="MSAR LEGAL" w:date="2025-04-14T09:30:00Z" w16du:dateUtc="2025-04-14T01:30:00Z"/>
                    <w:rFonts w:ascii="Arial" w:hAnsi="Arial" w:cs="Arial"/>
                    <w:sz w:val="20"/>
                    <w:szCs w:val="20"/>
                  </w:rPr>
                </w:rPrChange>
              </w:rPr>
              <w:pPrChange w:id="2396" w:author="MKS CQS" w:date="2025-04-15T13:04:00Z" w16du:dateUtc="2025-04-15T05:04:00Z">
                <w:pPr>
                  <w:jc w:val="both"/>
                </w:pPr>
              </w:pPrChange>
            </w:pPr>
            <w:commentRangeStart w:id="2397"/>
            <w:ins w:id="2398" w:author="MSAR LEGAL" w:date="2025-04-14T09:30:00Z" w16du:dateUtc="2025-04-14T01:30:00Z">
              <w:r w:rsidRPr="00302AD4">
                <w:rPr>
                  <w:rFonts w:ascii="Arial" w:hAnsi="Arial" w:cs="Arial"/>
                  <w:sz w:val="16"/>
                  <w:szCs w:val="16"/>
                  <w:rPrChange w:id="2399" w:author="MSAR LEGAL" w:date="2025-04-14T10:18:00Z" w16du:dateUtc="2025-04-14T02:18:00Z">
                    <w:rPr>
                      <w:rFonts w:ascii="Arial" w:hAnsi="Arial" w:cs="Arial"/>
                      <w:sz w:val="20"/>
                      <w:szCs w:val="20"/>
                    </w:rPr>
                  </w:rPrChange>
                </w:rPr>
                <w:t>Name:</w:t>
              </w:r>
            </w:ins>
            <w:ins w:id="2400" w:author="MKS CQS [2]" w:date="2025-04-18T16:25:00Z" w16du:dateUtc="2025-04-18T08:25:00Z">
              <w:r w:rsidR="00892F96">
                <w:rPr>
                  <w:rFonts w:ascii="Arial" w:hAnsi="Arial" w:cs="Arial"/>
                  <w:sz w:val="16"/>
                  <w:szCs w:val="16"/>
                </w:rPr>
                <w:t xml:space="preserve"> En. </w:t>
              </w:r>
              <w:proofErr w:type="spellStart"/>
              <w:r w:rsidR="00892F96">
                <w:rPr>
                  <w:rFonts w:ascii="Arial" w:hAnsi="Arial" w:cs="Arial"/>
                  <w:sz w:val="16"/>
                  <w:szCs w:val="16"/>
                </w:rPr>
                <w:t>Razlan</w:t>
              </w:r>
            </w:ins>
            <w:proofErr w:type="spellEnd"/>
            <w:ins w:id="2401" w:author="MKS CQS [2]" w:date="2025-04-18T16:27:00Z" w16du:dateUtc="2025-04-18T08:27:00Z">
              <w:r w:rsidR="00892F96">
                <w:rPr>
                  <w:rFonts w:ascii="Arial" w:hAnsi="Arial" w:cs="Arial"/>
                  <w:sz w:val="16"/>
                  <w:szCs w:val="16"/>
                </w:rPr>
                <w:t xml:space="preserve"> Radzi</w:t>
              </w:r>
            </w:ins>
          </w:p>
          <w:p w14:paraId="76037B7D" w14:textId="082D7BC5" w:rsidR="00706A7D" w:rsidRPr="00302AD4" w:rsidRDefault="00706A7D">
            <w:pPr>
              <w:rPr>
                <w:ins w:id="2402" w:author="MSAR LEGAL" w:date="2025-04-14T09:30:00Z" w16du:dateUtc="2025-04-14T01:30:00Z"/>
                <w:rFonts w:ascii="Arial" w:hAnsi="Arial" w:cs="Arial"/>
                <w:sz w:val="16"/>
                <w:szCs w:val="16"/>
                <w:rPrChange w:id="2403" w:author="MSAR LEGAL" w:date="2025-04-14T10:18:00Z" w16du:dateUtc="2025-04-14T02:18:00Z">
                  <w:rPr>
                    <w:ins w:id="2404" w:author="MSAR LEGAL" w:date="2025-04-14T09:30:00Z" w16du:dateUtc="2025-04-14T01:30:00Z"/>
                    <w:rFonts w:ascii="Arial" w:hAnsi="Arial" w:cs="Arial"/>
                    <w:sz w:val="20"/>
                    <w:szCs w:val="20"/>
                  </w:rPr>
                </w:rPrChange>
              </w:rPr>
              <w:pPrChange w:id="2405" w:author="MKS CQS" w:date="2025-04-15T13:04:00Z" w16du:dateUtc="2025-04-15T05:04:00Z">
                <w:pPr>
                  <w:jc w:val="both"/>
                </w:pPr>
              </w:pPrChange>
            </w:pPr>
            <w:ins w:id="2406" w:author="MSAR LEGAL" w:date="2025-04-14T09:30:00Z" w16du:dateUtc="2025-04-14T01:30:00Z">
              <w:r w:rsidRPr="00302AD4">
                <w:rPr>
                  <w:rFonts w:ascii="Arial" w:hAnsi="Arial" w:cs="Arial"/>
                  <w:sz w:val="16"/>
                  <w:szCs w:val="16"/>
                  <w:rPrChange w:id="2407" w:author="MSAR LEGAL" w:date="2025-04-14T10:18:00Z" w16du:dateUtc="2025-04-14T02:18:00Z">
                    <w:rPr>
                      <w:rFonts w:ascii="Arial" w:hAnsi="Arial" w:cs="Arial"/>
                      <w:sz w:val="20"/>
                      <w:szCs w:val="20"/>
                    </w:rPr>
                  </w:rPrChange>
                </w:rPr>
                <w:t>Telephone Number:</w:t>
              </w:r>
            </w:ins>
            <w:ins w:id="2408" w:author="MKS CQS [2]" w:date="2025-04-18T16:26:00Z" w16du:dateUtc="2025-04-18T08:26:00Z">
              <w:r w:rsidR="00892F96">
                <w:rPr>
                  <w:rFonts w:ascii="Arial" w:hAnsi="Arial" w:cs="Arial"/>
                  <w:sz w:val="16"/>
                  <w:szCs w:val="16"/>
                </w:rPr>
                <w:t xml:space="preserve"> 019 - 258 8888</w:t>
              </w:r>
            </w:ins>
          </w:p>
          <w:p w14:paraId="7EA564B1" w14:textId="2109DEED" w:rsidR="00706A7D" w:rsidRPr="00302AD4" w:rsidRDefault="00706A7D">
            <w:pPr>
              <w:rPr>
                <w:ins w:id="2409" w:author="MSAR LEGAL" w:date="2025-04-14T09:30:00Z" w16du:dateUtc="2025-04-14T01:30:00Z"/>
                <w:rFonts w:ascii="Arial" w:hAnsi="Arial" w:cs="Arial"/>
                <w:sz w:val="16"/>
                <w:szCs w:val="16"/>
                <w:rPrChange w:id="2410" w:author="MSAR LEGAL" w:date="2025-04-14T10:18:00Z" w16du:dateUtc="2025-04-14T02:18:00Z">
                  <w:rPr>
                    <w:ins w:id="2411" w:author="MSAR LEGAL" w:date="2025-04-14T09:30:00Z" w16du:dateUtc="2025-04-14T01:30:00Z"/>
                    <w:rFonts w:ascii="Arial" w:hAnsi="Arial" w:cs="Arial"/>
                    <w:sz w:val="20"/>
                    <w:szCs w:val="20"/>
                  </w:rPr>
                </w:rPrChange>
              </w:rPr>
              <w:pPrChange w:id="2412" w:author="MKS CQS" w:date="2025-04-15T13:04:00Z" w16du:dateUtc="2025-04-15T05:04:00Z">
                <w:pPr>
                  <w:jc w:val="both"/>
                </w:pPr>
              </w:pPrChange>
            </w:pPr>
            <w:ins w:id="2413" w:author="MSAR LEGAL" w:date="2025-04-14T09:30:00Z" w16du:dateUtc="2025-04-14T01:30:00Z">
              <w:r w:rsidRPr="00302AD4">
                <w:rPr>
                  <w:rFonts w:ascii="Arial" w:hAnsi="Arial" w:cs="Arial"/>
                  <w:sz w:val="16"/>
                  <w:szCs w:val="16"/>
                  <w:rPrChange w:id="2414" w:author="MSAR LEGAL" w:date="2025-04-14T10:18:00Z" w16du:dateUtc="2025-04-14T02:18:00Z">
                    <w:rPr>
                      <w:rFonts w:ascii="Arial" w:hAnsi="Arial" w:cs="Arial"/>
                      <w:sz w:val="20"/>
                      <w:szCs w:val="20"/>
                    </w:rPr>
                  </w:rPrChange>
                </w:rPr>
                <w:t xml:space="preserve">Email Address: </w:t>
              </w:r>
            </w:ins>
            <w:commentRangeEnd w:id="2397"/>
            <w:ins w:id="2415" w:author="MSAR LEGAL" w:date="2025-04-14T09:31:00Z" w16du:dateUtc="2025-04-14T01:31:00Z">
              <w:r w:rsidRPr="00302AD4">
                <w:rPr>
                  <w:rStyle w:val="CommentReference"/>
                  <w:rFonts w:ascii="Arial" w:hAnsi="Arial" w:cs="Arial"/>
                  <w:rPrChange w:id="2416" w:author="MSAR LEGAL" w:date="2025-04-14T10:18:00Z" w16du:dateUtc="2025-04-14T02:18:00Z">
                    <w:rPr>
                      <w:rStyle w:val="CommentReference"/>
                    </w:rPr>
                  </w:rPrChange>
                </w:rPr>
                <w:commentReference w:id="2397"/>
              </w:r>
            </w:ins>
            <w:proofErr w:type="spellStart"/>
            <w:ins w:id="2417" w:author="MKS CQS [2]" w:date="2025-04-18T16:26:00Z" w16du:dateUtc="2025-04-18T08:26:00Z">
              <w:r w:rsidR="00892F96">
                <w:rPr>
                  <w:rFonts w:ascii="Arial" w:hAnsi="Arial" w:cs="Arial"/>
                  <w:sz w:val="16"/>
                  <w:szCs w:val="16"/>
                </w:rPr>
                <w:t>razlan@msar.tech</w:t>
              </w:r>
            </w:ins>
            <w:proofErr w:type="spellEnd"/>
          </w:p>
          <w:p w14:paraId="4A7FA904" w14:textId="77777777" w:rsidR="00706A7D" w:rsidRDefault="00706A7D">
            <w:pPr>
              <w:spacing w:line="240" w:lineRule="auto"/>
              <w:ind w:left="5"/>
              <w:jc w:val="center"/>
              <w:rPr>
                <w:ins w:id="2418" w:author="MSAR LEGAL" w:date="2025-04-14T10:20:00Z" w16du:dateUtc="2025-04-14T02:20:00Z"/>
                <w:rFonts w:ascii="Arial" w:hAnsi="Arial" w:cs="Arial"/>
                <w:b/>
                <w:sz w:val="16"/>
                <w:szCs w:val="16"/>
              </w:rPr>
              <w:pPrChange w:id="2419" w:author="MKS CQS" w:date="2025-04-15T12:41:00Z" w16du:dateUtc="2025-04-15T04:41:00Z">
                <w:pPr>
                  <w:spacing w:line="240" w:lineRule="auto"/>
                  <w:ind w:left="5"/>
                </w:pPr>
              </w:pPrChange>
            </w:pPr>
          </w:p>
          <w:p w14:paraId="6CDBC7EB" w14:textId="77777777" w:rsidR="00706A7D" w:rsidRPr="00302AD4" w:rsidRDefault="00706A7D">
            <w:pPr>
              <w:spacing w:line="240" w:lineRule="auto"/>
              <w:ind w:left="5"/>
              <w:jc w:val="center"/>
              <w:rPr>
                <w:ins w:id="2420" w:author="MSAR LEGAL" w:date="2025-04-14T09:30:00Z" w16du:dateUtc="2025-04-14T01:30:00Z"/>
                <w:rFonts w:ascii="Arial" w:hAnsi="Arial" w:cs="Arial"/>
                <w:b/>
                <w:sz w:val="16"/>
                <w:szCs w:val="16"/>
                <w:rPrChange w:id="2421" w:author="MSAR LEGAL" w:date="2025-04-14T10:18:00Z" w16du:dateUtc="2025-04-14T02:18:00Z">
                  <w:rPr>
                    <w:ins w:id="2422" w:author="MSAR LEGAL" w:date="2025-04-14T09:30:00Z" w16du:dateUtc="2025-04-14T01:30:00Z"/>
                    <w:rFonts w:asciiTheme="minorHAnsi" w:hAnsiTheme="minorHAnsi" w:cstheme="minorHAnsi"/>
                    <w:b/>
                    <w:sz w:val="20"/>
                  </w:rPr>
                </w:rPrChange>
              </w:rPr>
              <w:pPrChange w:id="2423" w:author="MKS CQS" w:date="2025-04-15T12:41:00Z" w16du:dateUtc="2025-04-15T04:41:00Z">
                <w:pPr>
                  <w:spacing w:line="240" w:lineRule="auto"/>
                  <w:ind w:left="5"/>
                </w:pPr>
              </w:pPrChange>
            </w:pPr>
          </w:p>
          <w:p w14:paraId="27DED764" w14:textId="78C0F98E" w:rsidR="00706A7D" w:rsidRPr="00302AD4" w:rsidRDefault="00706A7D">
            <w:pPr>
              <w:spacing w:line="240" w:lineRule="auto"/>
              <w:ind w:left="5"/>
              <w:jc w:val="center"/>
              <w:rPr>
                <w:ins w:id="2424" w:author="MSAR LEGAL" w:date="2025-04-14T09:24:00Z" w16du:dateUtc="2025-04-14T01:24:00Z"/>
                <w:rFonts w:ascii="Arial" w:hAnsi="Arial" w:cs="Arial"/>
                <w:b/>
                <w:sz w:val="16"/>
                <w:szCs w:val="16"/>
                <w:rPrChange w:id="2425" w:author="MSAR LEGAL" w:date="2025-04-14T10:18:00Z" w16du:dateUtc="2025-04-14T02:18:00Z">
                  <w:rPr>
                    <w:ins w:id="2426" w:author="MSAR LEGAL" w:date="2025-04-14T09:24:00Z" w16du:dateUtc="2025-04-14T01:24:00Z"/>
                    <w:b/>
                    <w:sz w:val="20"/>
                  </w:rPr>
                </w:rPrChange>
              </w:rPr>
              <w:pPrChange w:id="2427" w:author="MKS CQS" w:date="2025-04-15T12:41:00Z" w16du:dateUtc="2025-04-15T04:41:00Z">
                <w:pPr>
                  <w:spacing w:line="240" w:lineRule="auto"/>
                  <w:ind w:left="5"/>
                </w:pPr>
              </w:pPrChange>
            </w:pPr>
            <w:ins w:id="2428" w:author="MSAR LEGAL" w:date="2025-04-14T09:31:00Z" w16du:dateUtc="2025-04-14T01:31:00Z">
              <w:del w:id="2429" w:author="MKS CQS" w:date="2025-04-15T13:05:00Z" w16du:dateUtc="2025-04-15T05:05:00Z">
                <w:r w:rsidRPr="00302AD4" w:rsidDel="00EA1A00">
                  <w:rPr>
                    <w:rFonts w:ascii="Arial" w:hAnsi="Arial" w:cs="Arial"/>
                    <w:b/>
                    <w:sz w:val="16"/>
                    <w:szCs w:val="16"/>
                    <w:rPrChange w:id="2430" w:author="MSAR LEGAL" w:date="2025-04-14T10:18:00Z" w16du:dateUtc="2025-04-14T02:18:00Z">
                      <w:rPr>
                        <w:rFonts w:asciiTheme="minorHAnsi" w:hAnsiTheme="minorHAnsi" w:cstheme="minorHAnsi"/>
                        <w:b/>
                        <w:sz w:val="20"/>
                      </w:rPr>
                    </w:rPrChange>
                  </w:rPr>
                  <w:delText xml:space="preserve">Part </w:delText>
                </w:r>
              </w:del>
            </w:ins>
            <w:ins w:id="2431" w:author="MSAR LEGAL" w:date="2025-04-14T10:06:00Z" w16du:dateUtc="2025-04-14T02:06:00Z">
              <w:del w:id="2432" w:author="MKS CQS" w:date="2025-04-15T13:05:00Z" w16du:dateUtc="2025-04-15T05:05:00Z">
                <w:r w:rsidRPr="00302AD4" w:rsidDel="00EA1A00">
                  <w:rPr>
                    <w:rFonts w:ascii="Arial" w:hAnsi="Arial" w:cs="Arial"/>
                    <w:b/>
                    <w:sz w:val="16"/>
                    <w:szCs w:val="16"/>
                  </w:rPr>
                  <w:delText>J</w:delText>
                </w:r>
              </w:del>
            </w:ins>
            <w:ins w:id="2433" w:author="MSAR LEGAL" w:date="2025-04-14T09:31:00Z" w16du:dateUtc="2025-04-14T01:31:00Z">
              <w:del w:id="2434" w:author="MKS CQS" w:date="2025-04-15T13:05:00Z" w16du:dateUtc="2025-04-15T05:05:00Z">
                <w:r w:rsidRPr="00302AD4" w:rsidDel="00EA1A00">
                  <w:rPr>
                    <w:rFonts w:ascii="Arial" w:hAnsi="Arial" w:cs="Arial"/>
                    <w:b/>
                    <w:sz w:val="16"/>
                    <w:szCs w:val="16"/>
                    <w:rPrChange w:id="2435" w:author="MSAR LEGAL" w:date="2025-04-14T10:18:00Z" w16du:dateUtc="2025-04-14T02:18:00Z">
                      <w:rPr>
                        <w:rFonts w:asciiTheme="minorHAnsi" w:hAnsiTheme="minorHAnsi" w:cstheme="minorHAnsi"/>
                        <w:b/>
                        <w:sz w:val="20"/>
                      </w:rPr>
                    </w:rPrChange>
                  </w:rPr>
                  <w:delText xml:space="preserve">: </w:delText>
                </w:r>
              </w:del>
            </w:ins>
            <w:ins w:id="2436" w:author="MSAR LEGAL" w:date="2025-04-14T09:24:00Z" w16du:dateUtc="2025-04-14T01:24:00Z">
              <w:del w:id="2437" w:author="MKS CQS" w:date="2025-04-15T13:05:00Z" w16du:dateUtc="2025-04-15T05:05:00Z">
                <w:r w:rsidRPr="00302AD4" w:rsidDel="00EA1A00">
                  <w:rPr>
                    <w:rFonts w:ascii="Arial" w:hAnsi="Arial" w:cs="Arial"/>
                    <w:b/>
                    <w:sz w:val="16"/>
                    <w:szCs w:val="16"/>
                    <w:rPrChange w:id="2438" w:author="MSAR LEGAL" w:date="2025-04-14T10:18:00Z" w16du:dateUtc="2025-04-14T02:18:00Z">
                      <w:rPr>
                        <w:b/>
                        <w:sz w:val="20"/>
                      </w:rPr>
                    </w:rPrChange>
                  </w:rPr>
                  <w:delText>Information Verification</w:delText>
                </w:r>
              </w:del>
            </w:ins>
          </w:p>
        </w:tc>
      </w:tr>
      <w:tr w:rsidR="00EA1A00" w:rsidRPr="00302AD4" w14:paraId="1FE694E6" w14:textId="77777777" w:rsidTr="00384EB5">
        <w:trPr>
          <w:trHeight w:val="252"/>
          <w:ins w:id="2439" w:author="MKS CQS" w:date="2025-04-15T13:05:00Z"/>
        </w:trPr>
        <w:tc>
          <w:tcPr>
            <w:tcW w:w="5000" w:type="pct"/>
            <w:gridSpan w:val="19"/>
            <w:tcBorders>
              <w:top w:val="single" w:sz="4" w:space="0" w:color="000000"/>
              <w:left w:val="single" w:sz="4" w:space="0" w:color="000000"/>
              <w:bottom w:val="single" w:sz="4" w:space="0" w:color="000000"/>
              <w:right w:val="single" w:sz="4" w:space="0" w:color="000000"/>
            </w:tcBorders>
            <w:shd w:val="clear" w:color="auto" w:fill="D9D9D9"/>
          </w:tcPr>
          <w:p w14:paraId="2C10E9D0" w14:textId="5F635E77" w:rsidR="00EA1A00" w:rsidRPr="00384EB5" w:rsidRDefault="00EA1A00" w:rsidP="00384EB5">
            <w:pPr>
              <w:spacing w:line="240" w:lineRule="auto"/>
              <w:ind w:left="5"/>
              <w:rPr>
                <w:ins w:id="2440" w:author="MKS CQS" w:date="2025-04-15T13:05:00Z" w16du:dateUtc="2025-04-15T05:05:00Z"/>
                <w:rFonts w:ascii="Arial" w:hAnsi="Arial" w:cs="Arial"/>
                <w:sz w:val="16"/>
                <w:szCs w:val="16"/>
              </w:rPr>
            </w:pPr>
            <w:ins w:id="2441" w:author="MKS CQS" w:date="2025-04-15T13:05:00Z" w16du:dateUtc="2025-04-15T05:05:00Z">
              <w:r w:rsidRPr="00384EB5">
                <w:rPr>
                  <w:rFonts w:ascii="Arial" w:hAnsi="Arial" w:cs="Arial"/>
                  <w:b/>
                  <w:sz w:val="16"/>
                  <w:szCs w:val="16"/>
                </w:rPr>
                <w:lastRenderedPageBreak/>
                <w:t xml:space="preserve">Part </w:t>
              </w:r>
              <w:r w:rsidRPr="00302AD4">
                <w:rPr>
                  <w:rFonts w:ascii="Arial" w:hAnsi="Arial" w:cs="Arial"/>
                  <w:b/>
                  <w:sz w:val="16"/>
                  <w:szCs w:val="16"/>
                </w:rPr>
                <w:t>J</w:t>
              </w:r>
              <w:r w:rsidRPr="00384EB5">
                <w:rPr>
                  <w:rFonts w:ascii="Arial" w:hAnsi="Arial" w:cs="Arial"/>
                  <w:b/>
                  <w:sz w:val="16"/>
                  <w:szCs w:val="16"/>
                </w:rPr>
                <w:t>: Information Verification</w:t>
              </w:r>
            </w:ins>
          </w:p>
        </w:tc>
      </w:tr>
      <w:tr w:rsidR="00706A7D" w:rsidRPr="00302AD4" w14:paraId="2BD96844" w14:textId="77777777" w:rsidTr="00EA1A00">
        <w:trPr>
          <w:trHeight w:val="252"/>
          <w:ins w:id="2442" w:author="MSAR LEGAL" w:date="2025-04-14T09:30:00Z"/>
          <w:trPrChange w:id="2443" w:author="MKS CQS" w:date="2025-04-15T13:05:00Z" w16du:dateUtc="2025-04-15T05:05:00Z">
            <w:trPr>
              <w:trHeight w:val="252"/>
            </w:trPr>
          </w:trPrChange>
        </w:trPr>
        <w:tc>
          <w:tcPr>
            <w:tcW w:w="5000" w:type="pct"/>
            <w:gridSpan w:val="19"/>
            <w:tcBorders>
              <w:top w:val="single" w:sz="4" w:space="0" w:color="000000"/>
              <w:left w:val="single" w:sz="4" w:space="0" w:color="000000"/>
              <w:bottom w:val="single" w:sz="4" w:space="0" w:color="000000"/>
              <w:right w:val="single" w:sz="4" w:space="0" w:color="000000"/>
            </w:tcBorders>
            <w:shd w:val="clear" w:color="auto" w:fill="auto"/>
            <w:tcPrChange w:id="2444" w:author="MKS CQS" w:date="2025-04-15T13:05:00Z" w16du:dateUtc="2025-04-15T05:05:00Z">
              <w:tcPr>
                <w:tcW w:w="5000" w:type="pct"/>
                <w:gridSpan w:val="36"/>
                <w:tcBorders>
                  <w:top w:val="single" w:sz="4" w:space="0" w:color="000000"/>
                  <w:left w:val="single" w:sz="4" w:space="0" w:color="000000"/>
                  <w:bottom w:val="single" w:sz="4" w:space="0" w:color="000000"/>
                  <w:right w:val="single" w:sz="4" w:space="0" w:color="000000"/>
                </w:tcBorders>
                <w:shd w:val="clear" w:color="auto" w:fill="D9D9D9"/>
              </w:tcPr>
            </w:tcPrChange>
          </w:tcPr>
          <w:p w14:paraId="311A8F36" w14:textId="254BF23C" w:rsidR="00706A7D" w:rsidRPr="00302AD4" w:rsidRDefault="00706A7D" w:rsidP="00706A7D">
            <w:pPr>
              <w:jc w:val="both"/>
              <w:rPr>
                <w:ins w:id="2445" w:author="MSAR LEGAL" w:date="2025-04-14T09:34:00Z" w16du:dateUtc="2025-04-14T01:34:00Z"/>
                <w:rFonts w:ascii="Arial" w:hAnsi="Arial" w:cs="Arial"/>
                <w:sz w:val="16"/>
                <w:szCs w:val="16"/>
                <w:rPrChange w:id="2446" w:author="MSAR LEGAL" w:date="2025-04-14T10:18:00Z" w16du:dateUtc="2025-04-14T02:18:00Z">
                  <w:rPr>
                    <w:ins w:id="2447" w:author="MSAR LEGAL" w:date="2025-04-14T09:34:00Z" w16du:dateUtc="2025-04-14T01:34:00Z"/>
                    <w:rFonts w:ascii="Arial" w:hAnsi="Arial" w:cs="Arial"/>
                    <w:sz w:val="20"/>
                    <w:szCs w:val="20"/>
                  </w:rPr>
                </w:rPrChange>
              </w:rPr>
            </w:pPr>
            <w:ins w:id="2448" w:author="MSAR LEGAL" w:date="2025-04-14T09:34:00Z" w16du:dateUtc="2025-04-14T01:34:00Z">
              <w:r w:rsidRPr="00302AD4">
                <w:rPr>
                  <w:rFonts w:ascii="Arial" w:hAnsi="Arial" w:cs="Arial"/>
                  <w:sz w:val="16"/>
                  <w:szCs w:val="16"/>
                  <w:rPrChange w:id="2449" w:author="MSAR LEGAL" w:date="2025-04-14T10:18:00Z" w16du:dateUtc="2025-04-14T02:18:00Z">
                    <w:rPr>
                      <w:rFonts w:ascii="Arial" w:hAnsi="Arial" w:cs="Arial"/>
                      <w:sz w:val="20"/>
                      <w:szCs w:val="20"/>
                    </w:rPr>
                  </w:rPrChange>
                </w:rPr>
                <w:t>By signing this document, the undersigned, being duly authorized to complete this form, hereby certify the following:</w:t>
              </w:r>
            </w:ins>
          </w:p>
          <w:p w14:paraId="62F4DA44" w14:textId="77777777" w:rsidR="00706A7D" w:rsidRPr="00302AD4" w:rsidRDefault="00706A7D" w:rsidP="00706A7D">
            <w:pPr>
              <w:jc w:val="both"/>
              <w:rPr>
                <w:ins w:id="2450" w:author="MSAR LEGAL" w:date="2025-04-14T09:34:00Z" w16du:dateUtc="2025-04-14T01:34:00Z"/>
                <w:rFonts w:ascii="Arial" w:hAnsi="Arial" w:cs="Arial"/>
                <w:sz w:val="16"/>
                <w:szCs w:val="16"/>
                <w:rPrChange w:id="2451" w:author="MSAR LEGAL" w:date="2025-04-14T10:18:00Z" w16du:dateUtc="2025-04-14T02:18:00Z">
                  <w:rPr>
                    <w:ins w:id="2452" w:author="MSAR LEGAL" w:date="2025-04-14T09:34:00Z" w16du:dateUtc="2025-04-14T01:34:00Z"/>
                    <w:rFonts w:ascii="Arial" w:hAnsi="Arial" w:cs="Arial"/>
                    <w:sz w:val="20"/>
                    <w:szCs w:val="20"/>
                  </w:rPr>
                </w:rPrChange>
              </w:rPr>
            </w:pPr>
          </w:p>
          <w:p w14:paraId="66663FC3" w14:textId="77777777" w:rsidR="00706A7D" w:rsidRPr="00302AD4" w:rsidRDefault="00706A7D" w:rsidP="00706A7D">
            <w:pPr>
              <w:numPr>
                <w:ilvl w:val="0"/>
                <w:numId w:val="2"/>
              </w:numPr>
              <w:spacing w:line="240" w:lineRule="auto"/>
              <w:contextualSpacing/>
              <w:jc w:val="both"/>
              <w:rPr>
                <w:ins w:id="2453" w:author="MSAR LEGAL" w:date="2025-04-14T09:34:00Z" w16du:dateUtc="2025-04-14T01:34:00Z"/>
                <w:rFonts w:ascii="Arial" w:hAnsi="Arial" w:cs="Arial"/>
                <w:sz w:val="16"/>
                <w:szCs w:val="16"/>
                <w:rPrChange w:id="2454" w:author="MSAR LEGAL" w:date="2025-04-14T10:18:00Z" w16du:dateUtc="2025-04-14T02:18:00Z">
                  <w:rPr>
                    <w:ins w:id="2455" w:author="MSAR LEGAL" w:date="2025-04-14T09:34:00Z" w16du:dateUtc="2025-04-14T01:34:00Z"/>
                    <w:rFonts w:ascii="Arial" w:hAnsi="Arial" w:cs="Arial"/>
                    <w:sz w:val="20"/>
                    <w:szCs w:val="20"/>
                  </w:rPr>
                </w:rPrChange>
              </w:rPr>
            </w:pPr>
            <w:ins w:id="2456" w:author="MSAR LEGAL" w:date="2025-04-14T09:34:00Z" w16du:dateUtc="2025-04-14T01:34:00Z">
              <w:r w:rsidRPr="00302AD4">
                <w:rPr>
                  <w:rFonts w:ascii="Arial" w:hAnsi="Arial" w:cs="Arial"/>
                  <w:sz w:val="16"/>
                  <w:szCs w:val="16"/>
                  <w:rPrChange w:id="2457" w:author="MSAR LEGAL" w:date="2025-04-14T10:18:00Z" w16du:dateUtc="2025-04-14T02:18:00Z">
                    <w:rPr>
                      <w:rFonts w:ascii="Arial" w:hAnsi="Arial" w:cs="Arial"/>
                      <w:sz w:val="20"/>
                      <w:szCs w:val="20"/>
                    </w:rPr>
                  </w:rPrChange>
                </w:rPr>
                <w:t>declares that he/she has, or has obtained from the relevant authority, the proper mandate and authority to disclose such information;</w:t>
              </w:r>
            </w:ins>
          </w:p>
          <w:p w14:paraId="7BA90C9B" w14:textId="77777777" w:rsidR="00706A7D" w:rsidRPr="00302AD4" w:rsidRDefault="00706A7D" w:rsidP="00706A7D">
            <w:pPr>
              <w:numPr>
                <w:ilvl w:val="0"/>
                <w:numId w:val="2"/>
              </w:numPr>
              <w:spacing w:line="240" w:lineRule="auto"/>
              <w:contextualSpacing/>
              <w:jc w:val="both"/>
              <w:rPr>
                <w:ins w:id="2458" w:author="MSAR LEGAL" w:date="2025-04-14T09:34:00Z" w16du:dateUtc="2025-04-14T01:34:00Z"/>
                <w:rFonts w:ascii="Arial" w:hAnsi="Arial" w:cs="Arial"/>
                <w:sz w:val="16"/>
                <w:szCs w:val="16"/>
                <w:rPrChange w:id="2459" w:author="MSAR LEGAL" w:date="2025-04-14T10:18:00Z" w16du:dateUtc="2025-04-14T02:18:00Z">
                  <w:rPr>
                    <w:ins w:id="2460" w:author="MSAR LEGAL" w:date="2025-04-14T09:34:00Z" w16du:dateUtc="2025-04-14T01:34:00Z"/>
                    <w:rFonts w:ascii="Arial" w:hAnsi="Arial" w:cs="Arial"/>
                    <w:sz w:val="20"/>
                    <w:szCs w:val="20"/>
                  </w:rPr>
                </w:rPrChange>
              </w:rPr>
            </w:pPr>
            <w:ins w:id="2461" w:author="MSAR LEGAL" w:date="2025-04-14T09:34:00Z" w16du:dateUtc="2025-04-14T01:34:00Z">
              <w:r w:rsidRPr="00302AD4">
                <w:rPr>
                  <w:rFonts w:ascii="Arial" w:hAnsi="Arial" w:cs="Arial"/>
                  <w:sz w:val="16"/>
                  <w:szCs w:val="16"/>
                  <w:rPrChange w:id="2462" w:author="MSAR LEGAL" w:date="2025-04-14T10:18:00Z" w16du:dateUtc="2025-04-14T02:18:00Z">
                    <w:rPr>
                      <w:rFonts w:ascii="Arial" w:hAnsi="Arial" w:cs="Arial"/>
                      <w:sz w:val="20"/>
                      <w:szCs w:val="20"/>
                    </w:rPr>
                  </w:rPrChange>
                </w:rPr>
                <w:t>consents to the processing of such information for the purpose described in the Notice of Disclosure;</w:t>
              </w:r>
            </w:ins>
          </w:p>
          <w:p w14:paraId="1F557E50" w14:textId="30148ACA" w:rsidR="00706A7D" w:rsidRPr="00302AD4" w:rsidRDefault="00706A7D" w:rsidP="00706A7D">
            <w:pPr>
              <w:numPr>
                <w:ilvl w:val="0"/>
                <w:numId w:val="2"/>
              </w:numPr>
              <w:spacing w:line="240" w:lineRule="auto"/>
              <w:contextualSpacing/>
              <w:jc w:val="both"/>
              <w:rPr>
                <w:ins w:id="2463" w:author="MSAR LEGAL" w:date="2025-04-14T09:34:00Z" w16du:dateUtc="2025-04-14T01:34:00Z"/>
                <w:rFonts w:ascii="Arial" w:hAnsi="Arial" w:cs="Arial"/>
                <w:sz w:val="16"/>
                <w:szCs w:val="16"/>
                <w:rPrChange w:id="2464" w:author="MSAR LEGAL" w:date="2025-04-14T10:18:00Z" w16du:dateUtc="2025-04-14T02:18:00Z">
                  <w:rPr>
                    <w:ins w:id="2465" w:author="MSAR LEGAL" w:date="2025-04-14T09:34:00Z" w16du:dateUtc="2025-04-14T01:34:00Z"/>
                    <w:rFonts w:ascii="Arial" w:hAnsi="Arial" w:cs="Arial"/>
                    <w:sz w:val="20"/>
                    <w:szCs w:val="20"/>
                  </w:rPr>
                </w:rPrChange>
              </w:rPr>
            </w:pPr>
            <w:ins w:id="2466" w:author="MSAR LEGAL" w:date="2025-04-14T09:34:00Z" w16du:dateUtc="2025-04-14T01:34:00Z">
              <w:r w:rsidRPr="00302AD4">
                <w:rPr>
                  <w:rFonts w:ascii="Arial" w:hAnsi="Arial" w:cs="Arial"/>
                  <w:sz w:val="16"/>
                  <w:szCs w:val="16"/>
                  <w:rPrChange w:id="2467" w:author="MSAR LEGAL" w:date="2025-04-14T10:18:00Z" w16du:dateUtc="2025-04-14T02:18:00Z">
                    <w:rPr>
                      <w:rFonts w:ascii="Arial" w:hAnsi="Arial" w:cs="Arial"/>
                      <w:sz w:val="20"/>
                      <w:szCs w:val="20"/>
                    </w:rPr>
                  </w:rPrChange>
                </w:rPr>
                <w:t>acknowledges that the processing of such information may be conducted by a third party on behalf of MSAR which may occur in another country than the country of disclosure; and</w:t>
              </w:r>
            </w:ins>
          </w:p>
          <w:p w14:paraId="2DDB7B09" w14:textId="77777777" w:rsidR="00706A7D" w:rsidRPr="00302AD4" w:rsidRDefault="00706A7D" w:rsidP="00706A7D">
            <w:pPr>
              <w:numPr>
                <w:ilvl w:val="0"/>
                <w:numId w:val="2"/>
              </w:numPr>
              <w:spacing w:line="240" w:lineRule="auto"/>
              <w:contextualSpacing/>
              <w:jc w:val="both"/>
              <w:rPr>
                <w:ins w:id="2468" w:author="MSAR LEGAL" w:date="2025-04-14T10:14:00Z" w16du:dateUtc="2025-04-14T02:14:00Z"/>
                <w:rFonts w:ascii="Arial" w:hAnsi="Arial" w:cs="Arial"/>
                <w:sz w:val="16"/>
                <w:szCs w:val="16"/>
              </w:rPr>
            </w:pPr>
            <w:ins w:id="2469" w:author="MSAR LEGAL" w:date="2025-04-14T09:34:00Z" w16du:dateUtc="2025-04-14T01:34:00Z">
              <w:r w:rsidRPr="00302AD4">
                <w:rPr>
                  <w:rFonts w:ascii="Arial" w:hAnsi="Arial" w:cs="Arial"/>
                  <w:sz w:val="16"/>
                  <w:szCs w:val="16"/>
                  <w:rPrChange w:id="2470" w:author="MSAR LEGAL" w:date="2025-04-14T10:18:00Z" w16du:dateUtc="2025-04-14T02:18:00Z">
                    <w:rPr>
                      <w:rFonts w:ascii="Arial" w:hAnsi="Arial" w:cs="Arial"/>
                      <w:sz w:val="20"/>
                      <w:szCs w:val="20"/>
                    </w:rPr>
                  </w:rPrChange>
                </w:rPr>
                <w:t>represents that the information provided in this document is, to the best of his/her knowledge is accurate, current and complete as of the date of disclosure.</w:t>
              </w:r>
            </w:ins>
          </w:p>
          <w:p w14:paraId="0C875725" w14:textId="44D7DABC" w:rsidR="00706A7D" w:rsidRPr="00302AD4" w:rsidRDefault="00706A7D" w:rsidP="00706A7D">
            <w:pPr>
              <w:numPr>
                <w:ilvl w:val="0"/>
                <w:numId w:val="2"/>
              </w:numPr>
              <w:spacing w:line="240" w:lineRule="auto"/>
              <w:contextualSpacing/>
              <w:jc w:val="both"/>
              <w:rPr>
                <w:ins w:id="2471" w:author="MSAR LEGAL" w:date="2025-04-14T09:34:00Z" w16du:dateUtc="2025-04-14T01:34:00Z"/>
                <w:rFonts w:ascii="Arial" w:hAnsi="Arial" w:cs="Arial"/>
                <w:sz w:val="16"/>
                <w:szCs w:val="16"/>
                <w:rPrChange w:id="2472" w:author="MSAR LEGAL" w:date="2025-04-14T10:18:00Z" w16du:dateUtc="2025-04-14T02:18:00Z">
                  <w:rPr>
                    <w:ins w:id="2473" w:author="MSAR LEGAL" w:date="2025-04-14T09:34:00Z" w16du:dateUtc="2025-04-14T01:34:00Z"/>
                    <w:rFonts w:ascii="Arial" w:hAnsi="Arial" w:cs="Arial"/>
                    <w:sz w:val="20"/>
                    <w:szCs w:val="20"/>
                  </w:rPr>
                </w:rPrChange>
              </w:rPr>
            </w:pPr>
            <w:ins w:id="2474" w:author="MSAR LEGAL" w:date="2025-04-14T10:20:00Z" w16du:dateUtc="2025-04-14T02:20:00Z">
              <w:r>
                <w:rPr>
                  <w:rFonts w:ascii="Arial" w:hAnsi="Arial" w:cs="Arial"/>
                  <w:sz w:val="16"/>
                  <w:szCs w:val="16"/>
                </w:rPr>
                <w:t>p</w:t>
              </w:r>
            </w:ins>
            <w:ins w:id="2475" w:author="MSAR LEGAL" w:date="2025-04-14T10:14:00Z" w16du:dateUtc="2025-04-14T02:14:00Z">
              <w:r w:rsidRPr="00302AD4">
                <w:rPr>
                  <w:rFonts w:ascii="Arial" w:hAnsi="Arial" w:cs="Arial"/>
                  <w:sz w:val="16"/>
                  <w:szCs w:val="16"/>
                </w:rPr>
                <w:t>ursuant to the Credit Reporting Agenc</w:t>
              </w:r>
            </w:ins>
            <w:ins w:id="2476" w:author="MSAR LEGAL" w:date="2025-04-14T10:15:00Z" w16du:dateUtc="2025-04-14T02:15:00Z">
              <w:r w:rsidRPr="00302AD4">
                <w:rPr>
                  <w:rFonts w:ascii="Arial" w:hAnsi="Arial" w:cs="Arial"/>
                  <w:sz w:val="16"/>
                  <w:szCs w:val="16"/>
                </w:rPr>
                <w:t xml:space="preserve">ies Act 2010 (“the CRA”) and Central Bank of Malaysia Act 2009, the Company do hereby give our consent to MSAR and CTOS Data Systems </w:t>
              </w:r>
              <w:proofErr w:type="spellStart"/>
              <w:r w:rsidRPr="00302AD4">
                <w:rPr>
                  <w:rFonts w:ascii="Arial" w:hAnsi="Arial" w:cs="Arial"/>
                  <w:sz w:val="16"/>
                  <w:szCs w:val="16"/>
                </w:rPr>
                <w:t>Sdn</w:t>
              </w:r>
              <w:proofErr w:type="spellEnd"/>
              <w:r w:rsidRPr="00302AD4">
                <w:rPr>
                  <w:rFonts w:ascii="Arial" w:hAnsi="Arial" w:cs="Arial"/>
                  <w:sz w:val="16"/>
                  <w:szCs w:val="16"/>
                </w:rPr>
                <w:t>. Bhd. (“CTOS”)</w:t>
              </w:r>
              <w:del w:id="2477" w:author="MKS CQS [2]" w:date="2025-04-23T15:40:00Z" w16du:dateUtc="2025-04-23T07:40:00Z">
                <w:r w:rsidRPr="00302AD4" w:rsidDel="006A436E">
                  <w:rPr>
                    <w:rFonts w:ascii="Arial" w:hAnsi="Arial" w:cs="Arial"/>
                    <w:sz w:val="16"/>
                    <w:szCs w:val="16"/>
                  </w:rPr>
                  <w:delText xml:space="preserve"> </w:delText>
                </w:r>
              </w:del>
              <w:r w:rsidRPr="00302AD4">
                <w:rPr>
                  <w:rFonts w:ascii="Arial" w:hAnsi="Arial" w:cs="Arial"/>
                  <w:sz w:val="16"/>
                  <w:szCs w:val="16"/>
                </w:rPr>
                <w:t xml:space="preserve">, a registered </w:t>
              </w:r>
            </w:ins>
            <w:ins w:id="2478" w:author="MSAR LEGAL" w:date="2025-04-14T10:16:00Z" w16du:dateUtc="2025-04-14T02:16:00Z">
              <w:r w:rsidRPr="00302AD4">
                <w:rPr>
                  <w:rFonts w:ascii="Arial" w:hAnsi="Arial" w:cs="Arial"/>
                  <w:sz w:val="16"/>
                  <w:szCs w:val="16"/>
                </w:rPr>
                <w:t>credit reporting agency under the CRA to process our Company’s personal data as per the Personal Data Pro</w:t>
              </w:r>
            </w:ins>
            <w:ins w:id="2479" w:author="MSAR LEGAL" w:date="2025-04-14T10:17:00Z" w16du:dateUtc="2025-04-14T02:17:00Z">
              <w:r w:rsidRPr="00302AD4">
                <w:rPr>
                  <w:rFonts w:ascii="Arial" w:hAnsi="Arial" w:cs="Arial"/>
                  <w:sz w:val="16"/>
                  <w:szCs w:val="16"/>
                </w:rPr>
                <w:t xml:space="preserve">tection Act 2010 including for the purpose of </w:t>
              </w:r>
            </w:ins>
            <w:ins w:id="2480" w:author="MSAR LEGAL" w:date="2025-04-14T10:18:00Z" w16du:dateUtc="2025-04-14T02:18:00Z">
              <w:r w:rsidRPr="00302AD4">
                <w:rPr>
                  <w:rFonts w:ascii="Arial" w:hAnsi="Arial" w:cs="Arial"/>
                  <w:sz w:val="16"/>
                  <w:szCs w:val="16"/>
                </w:rPr>
                <w:t xml:space="preserve">conducting </w:t>
              </w:r>
            </w:ins>
            <w:ins w:id="2481" w:author="MSAR LEGAL" w:date="2025-04-14T10:17:00Z" w16du:dateUtc="2025-04-14T02:17:00Z">
              <w:r w:rsidRPr="00302AD4">
                <w:rPr>
                  <w:rFonts w:ascii="Arial" w:hAnsi="Arial" w:cs="Arial"/>
                  <w:sz w:val="16"/>
                  <w:szCs w:val="16"/>
                </w:rPr>
                <w:t>credit</w:t>
              </w:r>
            </w:ins>
            <w:ins w:id="2482" w:author="MSAR LEGAL" w:date="2025-04-14T10:18:00Z" w16du:dateUtc="2025-04-14T02:18:00Z">
              <w:r w:rsidRPr="00302AD4">
                <w:rPr>
                  <w:rFonts w:ascii="Arial" w:hAnsi="Arial" w:cs="Arial"/>
                  <w:sz w:val="16"/>
                  <w:szCs w:val="16"/>
                </w:rPr>
                <w:t xml:space="preserve">/trade </w:t>
              </w:r>
            </w:ins>
            <w:ins w:id="2483" w:author="MSAR LEGAL" w:date="2025-04-14T10:17:00Z" w16du:dateUtc="2025-04-14T02:17:00Z">
              <w:r w:rsidRPr="00302AD4">
                <w:rPr>
                  <w:rFonts w:ascii="Arial" w:hAnsi="Arial" w:cs="Arial"/>
                  <w:sz w:val="16"/>
                  <w:szCs w:val="16"/>
                </w:rPr>
                <w:t>check.</w:t>
              </w:r>
            </w:ins>
          </w:p>
          <w:p w14:paraId="76D38CFE" w14:textId="77777777" w:rsidR="00706A7D" w:rsidRPr="00302AD4" w:rsidRDefault="00706A7D">
            <w:pPr>
              <w:jc w:val="both"/>
              <w:rPr>
                <w:ins w:id="2484" w:author="MSAR LEGAL" w:date="2025-04-14T09:30:00Z" w16du:dateUtc="2025-04-14T01:30:00Z"/>
                <w:rFonts w:ascii="Arial" w:hAnsi="Arial" w:cs="Arial"/>
                <w:b/>
                <w:sz w:val="16"/>
                <w:szCs w:val="16"/>
                <w:rPrChange w:id="2485" w:author="MSAR LEGAL" w:date="2025-04-14T10:18:00Z" w16du:dateUtc="2025-04-14T02:18:00Z">
                  <w:rPr>
                    <w:ins w:id="2486" w:author="MSAR LEGAL" w:date="2025-04-14T09:30:00Z" w16du:dateUtc="2025-04-14T01:30:00Z"/>
                    <w:rFonts w:asciiTheme="minorHAnsi" w:hAnsiTheme="minorHAnsi" w:cstheme="minorHAnsi"/>
                    <w:b/>
                    <w:sz w:val="20"/>
                  </w:rPr>
                </w:rPrChange>
              </w:rPr>
              <w:pPrChange w:id="2487" w:author="MSAR LEGAL" w:date="2025-04-14T10:11:00Z" w16du:dateUtc="2025-04-14T02:11:00Z">
                <w:pPr>
                  <w:spacing w:line="240" w:lineRule="auto"/>
                  <w:ind w:left="5"/>
                </w:pPr>
              </w:pPrChange>
            </w:pPr>
          </w:p>
        </w:tc>
      </w:tr>
      <w:tr w:rsidR="00706A7D" w:rsidRPr="00302AD4" w14:paraId="7BDFBC82" w14:textId="77777777" w:rsidTr="00EA1A00">
        <w:tblPrEx>
          <w:tblPrExChange w:id="2488" w:author="MKS CQS" w:date="2025-04-15T13:05:00Z" w16du:dateUtc="2025-04-15T05:05:00Z">
            <w:tblPrEx>
              <w:tblW w:w="5000" w:type="pct"/>
            </w:tblPrEx>
          </w:tblPrExChange>
        </w:tblPrEx>
        <w:trPr>
          <w:trHeight w:val="253"/>
          <w:trPrChange w:id="2489" w:author="MKS CQS" w:date="2025-04-15T13:05:00Z" w16du:dateUtc="2025-04-15T05:05:00Z">
            <w:trPr>
              <w:gridAfter w:val="0"/>
              <w:trHeight w:val="253"/>
            </w:trPr>
          </w:trPrChange>
        </w:trPr>
        <w:tc>
          <w:tcPr>
            <w:tcW w:w="5000" w:type="pct"/>
            <w:gridSpan w:val="19"/>
            <w:tcBorders>
              <w:top w:val="single" w:sz="4" w:space="0" w:color="000000"/>
              <w:left w:val="single" w:sz="4" w:space="0" w:color="000000"/>
              <w:bottom w:val="single" w:sz="4" w:space="0" w:color="000000"/>
              <w:right w:val="single" w:sz="4" w:space="0" w:color="000000"/>
            </w:tcBorders>
            <w:tcPrChange w:id="2490" w:author="MKS CQS" w:date="2025-04-15T13:05:00Z" w16du:dateUtc="2025-04-15T05:05:00Z">
              <w:tcPr>
                <w:tcW w:w="5000" w:type="pct"/>
                <w:gridSpan w:val="34"/>
                <w:tcBorders>
                  <w:top w:val="single" w:sz="4" w:space="0" w:color="000000"/>
                  <w:left w:val="single" w:sz="4" w:space="0" w:color="000000"/>
                  <w:bottom w:val="single" w:sz="4" w:space="0" w:color="000000"/>
                  <w:right w:val="single" w:sz="4" w:space="0" w:color="000000"/>
                </w:tcBorders>
              </w:tcPr>
            </w:tcPrChange>
          </w:tcPr>
          <w:p w14:paraId="33526B00" w14:textId="77777777" w:rsidR="00706A7D" w:rsidRPr="00302AD4" w:rsidRDefault="00706A7D" w:rsidP="00706A7D">
            <w:pPr>
              <w:spacing w:line="240" w:lineRule="auto"/>
              <w:ind w:left="5"/>
              <w:rPr>
                <w:rFonts w:ascii="Arial" w:hAnsi="Arial" w:cs="Arial"/>
                <w:sz w:val="16"/>
                <w:szCs w:val="16"/>
                <w:rPrChange w:id="2491" w:author="MSAR LEGAL" w:date="2025-04-14T10:18:00Z" w16du:dateUtc="2025-04-14T02:18:00Z">
                  <w:rPr/>
                </w:rPrChange>
              </w:rPr>
            </w:pPr>
            <w:r w:rsidRPr="00302AD4">
              <w:rPr>
                <w:rFonts w:ascii="Arial" w:hAnsi="Arial" w:cs="Arial"/>
                <w:sz w:val="16"/>
                <w:szCs w:val="16"/>
                <w:rPrChange w:id="2492" w:author="MSAR LEGAL" w:date="2025-04-14T10:18:00Z" w16du:dateUtc="2025-04-14T02:18:00Z">
                  <w:rPr>
                    <w:sz w:val="20"/>
                  </w:rPr>
                </w:rPrChange>
              </w:rPr>
              <w:t xml:space="preserve">The above information had been verified </w:t>
            </w:r>
            <w:proofErr w:type="gramStart"/>
            <w:r w:rsidRPr="00302AD4">
              <w:rPr>
                <w:rFonts w:ascii="Arial" w:hAnsi="Arial" w:cs="Arial"/>
                <w:sz w:val="16"/>
                <w:szCs w:val="16"/>
                <w:rPrChange w:id="2493" w:author="MSAR LEGAL" w:date="2025-04-14T10:18:00Z" w16du:dateUtc="2025-04-14T02:18:00Z">
                  <w:rPr>
                    <w:sz w:val="20"/>
                  </w:rPr>
                </w:rPrChange>
              </w:rPr>
              <w:t>by:-</w:t>
            </w:r>
            <w:proofErr w:type="gramEnd"/>
            <w:r w:rsidRPr="00302AD4">
              <w:rPr>
                <w:rFonts w:ascii="Arial" w:hAnsi="Arial" w:cs="Arial"/>
                <w:sz w:val="16"/>
                <w:szCs w:val="16"/>
                <w:rPrChange w:id="2494" w:author="MSAR LEGAL" w:date="2025-04-14T10:18:00Z" w16du:dateUtc="2025-04-14T02:18:00Z">
                  <w:rPr>
                    <w:sz w:val="20"/>
                  </w:rPr>
                </w:rPrChange>
              </w:rPr>
              <w:t xml:space="preserve"> </w:t>
            </w:r>
          </w:p>
        </w:tc>
      </w:tr>
      <w:tr w:rsidR="001F64CA" w:rsidRPr="00302AD4" w14:paraId="14D3ACAA" w14:textId="77777777" w:rsidTr="001F64CA">
        <w:trPr>
          <w:trHeight w:val="1167"/>
        </w:trPr>
        <w:tc>
          <w:tcPr>
            <w:tcW w:w="2054" w:type="pct"/>
            <w:gridSpan w:val="9"/>
            <w:tcBorders>
              <w:top w:val="single" w:sz="4" w:space="0" w:color="000000"/>
              <w:left w:val="single" w:sz="4" w:space="0" w:color="000000"/>
              <w:right w:val="single" w:sz="4" w:space="0" w:color="000000"/>
            </w:tcBorders>
          </w:tcPr>
          <w:p w14:paraId="18435708" w14:textId="77777777" w:rsidR="00706A7D" w:rsidRPr="00302AD4" w:rsidRDefault="00706A7D" w:rsidP="00706A7D">
            <w:pPr>
              <w:jc w:val="both"/>
              <w:rPr>
                <w:ins w:id="2495" w:author="MSAR LEGAL" w:date="2025-04-14T10:11:00Z" w16du:dateUtc="2025-04-14T02:11:00Z"/>
                <w:rFonts w:ascii="Arial" w:hAnsi="Arial" w:cs="Arial"/>
                <w:sz w:val="16"/>
                <w:szCs w:val="16"/>
              </w:rPr>
            </w:pPr>
            <w:r w:rsidRPr="00302AD4">
              <w:rPr>
                <w:rFonts w:ascii="Arial" w:hAnsi="Arial" w:cs="Arial"/>
                <w:sz w:val="16"/>
                <w:szCs w:val="16"/>
                <w:rPrChange w:id="2496" w:author="MSAR LEGAL" w:date="2025-04-14T10:18:00Z" w16du:dateUtc="2025-04-14T02:18:00Z">
                  <w:rPr>
                    <w:sz w:val="20"/>
                  </w:rPr>
                </w:rPrChange>
              </w:rPr>
              <w:t xml:space="preserve"> </w:t>
            </w:r>
            <w:ins w:id="2497" w:author="MSAR LEGAL" w:date="2025-04-14T10:11:00Z" w16du:dateUtc="2025-04-14T02:11:00Z">
              <w:r w:rsidRPr="00302AD4">
                <w:rPr>
                  <w:rFonts w:ascii="Arial" w:hAnsi="Arial" w:cs="Arial"/>
                  <w:sz w:val="16"/>
                  <w:szCs w:val="16"/>
                </w:rPr>
                <w:t>For and on behalf of the Company,</w:t>
              </w:r>
            </w:ins>
          </w:p>
          <w:p w14:paraId="514FBB71" w14:textId="6A6E893F" w:rsidR="00706A7D" w:rsidRPr="00302AD4" w:rsidRDefault="00706A7D" w:rsidP="00706A7D">
            <w:pPr>
              <w:spacing w:line="240" w:lineRule="auto"/>
              <w:ind w:left="5"/>
              <w:rPr>
                <w:rFonts w:ascii="Arial" w:hAnsi="Arial" w:cs="Arial"/>
                <w:sz w:val="16"/>
                <w:szCs w:val="16"/>
                <w:rPrChange w:id="2498" w:author="MSAR LEGAL" w:date="2025-04-14T10:18:00Z" w16du:dateUtc="2025-04-14T02:18:00Z">
                  <w:rPr/>
                </w:rPrChange>
              </w:rPr>
            </w:pPr>
          </w:p>
          <w:p w14:paraId="7AD6AD66" w14:textId="77777777" w:rsidR="00706A7D" w:rsidRDefault="00706A7D" w:rsidP="00706A7D">
            <w:pPr>
              <w:spacing w:line="240" w:lineRule="auto"/>
              <w:ind w:left="5"/>
              <w:rPr>
                <w:ins w:id="2499" w:author="MKS CQS" w:date="2025-04-15T13:14:00Z" w16du:dateUtc="2025-04-15T05:14:00Z"/>
                <w:rFonts w:ascii="Arial" w:hAnsi="Arial" w:cs="Arial"/>
                <w:sz w:val="16"/>
                <w:szCs w:val="16"/>
              </w:rPr>
            </w:pPr>
            <w:r w:rsidRPr="00302AD4">
              <w:rPr>
                <w:rFonts w:ascii="Arial" w:hAnsi="Arial" w:cs="Arial"/>
                <w:sz w:val="16"/>
                <w:szCs w:val="16"/>
                <w:rPrChange w:id="2500" w:author="MSAR LEGAL" w:date="2025-04-14T10:18:00Z" w16du:dateUtc="2025-04-14T02:18:00Z">
                  <w:rPr>
                    <w:sz w:val="20"/>
                  </w:rPr>
                </w:rPrChange>
              </w:rPr>
              <w:t xml:space="preserve"> </w:t>
            </w:r>
          </w:p>
          <w:p w14:paraId="59795B4C" w14:textId="77777777" w:rsidR="001F64CA" w:rsidRDefault="001F64CA" w:rsidP="00706A7D">
            <w:pPr>
              <w:spacing w:line="240" w:lineRule="auto"/>
              <w:ind w:left="5"/>
              <w:rPr>
                <w:ins w:id="2501" w:author="MKS CQS" w:date="2025-04-15T13:14:00Z" w16du:dateUtc="2025-04-15T05:14:00Z"/>
                <w:rFonts w:ascii="Arial" w:hAnsi="Arial" w:cs="Arial"/>
                <w:sz w:val="16"/>
                <w:szCs w:val="16"/>
              </w:rPr>
            </w:pPr>
          </w:p>
          <w:p w14:paraId="2B1667E3" w14:textId="77777777" w:rsidR="001F64CA" w:rsidRPr="00302AD4" w:rsidRDefault="001F64CA" w:rsidP="00706A7D">
            <w:pPr>
              <w:spacing w:line="240" w:lineRule="auto"/>
              <w:ind w:left="5"/>
              <w:rPr>
                <w:rFonts w:ascii="Arial" w:hAnsi="Arial" w:cs="Arial"/>
                <w:sz w:val="16"/>
                <w:szCs w:val="16"/>
                <w:rPrChange w:id="2502" w:author="MSAR LEGAL" w:date="2025-04-14T10:18:00Z" w16du:dateUtc="2025-04-14T02:18:00Z">
                  <w:rPr/>
                </w:rPrChange>
              </w:rPr>
            </w:pPr>
          </w:p>
          <w:p w14:paraId="18C7099C" w14:textId="77777777" w:rsidR="00706A7D" w:rsidRPr="00302AD4" w:rsidRDefault="00706A7D" w:rsidP="00706A7D">
            <w:pPr>
              <w:tabs>
                <w:tab w:val="center" w:pos="3606"/>
              </w:tabs>
              <w:spacing w:line="240" w:lineRule="auto"/>
              <w:rPr>
                <w:rFonts w:ascii="Arial" w:hAnsi="Arial" w:cs="Arial"/>
                <w:sz w:val="16"/>
                <w:szCs w:val="16"/>
                <w:rPrChange w:id="2503" w:author="MSAR LEGAL" w:date="2025-04-14T10:18:00Z" w16du:dateUtc="2025-04-14T02:18:00Z">
                  <w:rPr/>
                </w:rPrChange>
              </w:rPr>
            </w:pPr>
            <w:r w:rsidRPr="00302AD4">
              <w:rPr>
                <w:rFonts w:ascii="Arial" w:hAnsi="Arial" w:cs="Arial"/>
                <w:sz w:val="16"/>
                <w:szCs w:val="16"/>
                <w:rPrChange w:id="2504" w:author="MSAR LEGAL" w:date="2025-04-14T10:18:00Z" w16du:dateUtc="2025-04-14T02:18:00Z">
                  <w:rPr>
                    <w:sz w:val="20"/>
                  </w:rPr>
                </w:rPrChange>
              </w:rPr>
              <w:t xml:space="preserve">………………………………………………………….. </w:t>
            </w:r>
            <w:r w:rsidRPr="00302AD4">
              <w:rPr>
                <w:rFonts w:ascii="Arial" w:hAnsi="Arial" w:cs="Arial"/>
                <w:sz w:val="16"/>
                <w:szCs w:val="16"/>
                <w:rPrChange w:id="2505" w:author="MSAR LEGAL" w:date="2025-04-14T10:18:00Z" w16du:dateUtc="2025-04-14T02:18:00Z">
                  <w:rPr>
                    <w:sz w:val="20"/>
                  </w:rPr>
                </w:rPrChange>
              </w:rPr>
              <w:tab/>
              <w:t xml:space="preserve"> </w:t>
            </w:r>
          </w:p>
        </w:tc>
        <w:tc>
          <w:tcPr>
            <w:tcW w:w="2946" w:type="pct"/>
            <w:gridSpan w:val="10"/>
            <w:tcBorders>
              <w:top w:val="single" w:sz="4" w:space="0" w:color="000000"/>
              <w:left w:val="single" w:sz="4" w:space="0" w:color="000000"/>
              <w:right w:val="single" w:sz="4" w:space="0" w:color="000000"/>
            </w:tcBorders>
          </w:tcPr>
          <w:p w14:paraId="26C85A59" w14:textId="77777777" w:rsidR="00706A7D" w:rsidRPr="00302AD4" w:rsidRDefault="00706A7D" w:rsidP="00706A7D">
            <w:pPr>
              <w:spacing w:line="240" w:lineRule="auto"/>
              <w:ind w:left="4"/>
              <w:rPr>
                <w:rFonts w:ascii="Arial" w:hAnsi="Arial" w:cs="Arial"/>
                <w:sz w:val="16"/>
                <w:szCs w:val="16"/>
                <w:rPrChange w:id="2506" w:author="MSAR LEGAL" w:date="2025-04-14T10:18:00Z" w16du:dateUtc="2025-04-14T02:18:00Z">
                  <w:rPr/>
                </w:rPrChange>
              </w:rPr>
            </w:pPr>
            <w:r w:rsidRPr="00302AD4">
              <w:rPr>
                <w:rFonts w:ascii="Arial" w:hAnsi="Arial" w:cs="Arial"/>
                <w:sz w:val="16"/>
                <w:szCs w:val="16"/>
                <w:rPrChange w:id="2507" w:author="MSAR LEGAL" w:date="2025-04-14T10:18:00Z" w16du:dateUtc="2025-04-14T02:18:00Z">
                  <w:rPr>
                    <w:sz w:val="20"/>
                  </w:rPr>
                </w:rPrChange>
              </w:rPr>
              <w:t xml:space="preserve"> </w:t>
            </w:r>
          </w:p>
          <w:p w14:paraId="6F3ED668" w14:textId="77777777" w:rsidR="00706A7D" w:rsidRDefault="00706A7D" w:rsidP="00706A7D">
            <w:pPr>
              <w:spacing w:line="240" w:lineRule="auto"/>
              <w:ind w:left="4"/>
              <w:rPr>
                <w:ins w:id="2508" w:author="MKS CQS" w:date="2025-04-15T13:14:00Z" w16du:dateUtc="2025-04-15T05:14:00Z"/>
                <w:rFonts w:ascii="Arial" w:hAnsi="Arial" w:cs="Arial"/>
                <w:sz w:val="16"/>
                <w:szCs w:val="16"/>
              </w:rPr>
            </w:pPr>
            <w:r w:rsidRPr="00302AD4">
              <w:rPr>
                <w:rFonts w:ascii="Arial" w:hAnsi="Arial" w:cs="Arial"/>
                <w:sz w:val="16"/>
                <w:szCs w:val="16"/>
                <w:rPrChange w:id="2509" w:author="MSAR LEGAL" w:date="2025-04-14T10:18:00Z" w16du:dateUtc="2025-04-14T02:18:00Z">
                  <w:rPr>
                    <w:sz w:val="20"/>
                  </w:rPr>
                </w:rPrChange>
              </w:rPr>
              <w:t xml:space="preserve"> </w:t>
            </w:r>
          </w:p>
          <w:p w14:paraId="3820C24C" w14:textId="77777777" w:rsidR="001F64CA" w:rsidRDefault="001F64CA" w:rsidP="00706A7D">
            <w:pPr>
              <w:spacing w:line="240" w:lineRule="auto"/>
              <w:ind w:left="4"/>
              <w:rPr>
                <w:ins w:id="2510" w:author="MKS CQS" w:date="2025-04-15T13:14:00Z" w16du:dateUtc="2025-04-15T05:14:00Z"/>
                <w:rFonts w:ascii="Arial" w:hAnsi="Arial" w:cs="Arial"/>
                <w:sz w:val="16"/>
                <w:szCs w:val="16"/>
              </w:rPr>
            </w:pPr>
          </w:p>
          <w:p w14:paraId="08CE0430" w14:textId="77777777" w:rsidR="001F64CA" w:rsidRPr="00302AD4" w:rsidRDefault="001F64CA">
            <w:pPr>
              <w:spacing w:line="240" w:lineRule="auto"/>
              <w:rPr>
                <w:rFonts w:ascii="Arial" w:hAnsi="Arial" w:cs="Arial"/>
                <w:sz w:val="16"/>
                <w:szCs w:val="16"/>
                <w:rPrChange w:id="2511" w:author="MSAR LEGAL" w:date="2025-04-14T10:18:00Z" w16du:dateUtc="2025-04-14T02:18:00Z">
                  <w:rPr/>
                </w:rPrChange>
              </w:rPr>
              <w:pPrChange w:id="2512" w:author="MKS CQS" w:date="2025-04-15T13:14:00Z" w16du:dateUtc="2025-04-15T05:14:00Z">
                <w:pPr>
                  <w:spacing w:line="240" w:lineRule="auto"/>
                  <w:ind w:left="4"/>
                </w:pPr>
              </w:pPrChange>
            </w:pPr>
          </w:p>
          <w:p w14:paraId="133B8B26" w14:textId="77777777" w:rsidR="00706A7D" w:rsidRPr="00302AD4" w:rsidRDefault="00706A7D" w:rsidP="00706A7D">
            <w:pPr>
              <w:spacing w:line="240" w:lineRule="auto"/>
              <w:ind w:left="4"/>
              <w:rPr>
                <w:ins w:id="2513" w:author="MSAR LEGAL" w:date="2025-04-14T10:11:00Z" w16du:dateUtc="2025-04-14T02:11:00Z"/>
                <w:rFonts w:ascii="Arial" w:hAnsi="Arial" w:cs="Arial"/>
                <w:sz w:val="16"/>
                <w:szCs w:val="16"/>
              </w:rPr>
            </w:pPr>
            <w:proofErr w:type="gramStart"/>
            <w:r w:rsidRPr="00302AD4">
              <w:rPr>
                <w:rFonts w:ascii="Arial" w:hAnsi="Arial" w:cs="Arial"/>
                <w:sz w:val="16"/>
                <w:szCs w:val="16"/>
                <w:rPrChange w:id="2514" w:author="MSAR LEGAL" w:date="2025-04-14T10:18:00Z" w16du:dateUtc="2025-04-14T02:18:00Z">
                  <w:rPr>
                    <w:sz w:val="20"/>
                  </w:rPr>
                </w:rPrChange>
              </w:rPr>
              <w:t>Name:…</w:t>
            </w:r>
            <w:proofErr w:type="gramEnd"/>
            <w:r w:rsidRPr="00302AD4">
              <w:rPr>
                <w:rFonts w:ascii="Arial" w:hAnsi="Arial" w:cs="Arial"/>
                <w:sz w:val="16"/>
                <w:szCs w:val="16"/>
                <w:rPrChange w:id="2515" w:author="MSAR LEGAL" w:date="2025-04-14T10:18:00Z" w16du:dateUtc="2025-04-14T02:18:00Z">
                  <w:rPr>
                    <w:sz w:val="20"/>
                  </w:rPr>
                </w:rPrChange>
              </w:rPr>
              <w:t>…………………………………………………………</w:t>
            </w:r>
            <w:proofErr w:type="gramStart"/>
            <w:r w:rsidRPr="00302AD4">
              <w:rPr>
                <w:rFonts w:ascii="Arial" w:hAnsi="Arial" w:cs="Arial"/>
                <w:sz w:val="16"/>
                <w:szCs w:val="16"/>
                <w:rPrChange w:id="2516" w:author="MSAR LEGAL" w:date="2025-04-14T10:18:00Z" w16du:dateUtc="2025-04-14T02:18:00Z">
                  <w:rPr>
                    <w:sz w:val="20"/>
                  </w:rPr>
                </w:rPrChange>
              </w:rPr>
              <w:t>…..</w:t>
            </w:r>
            <w:proofErr w:type="gramEnd"/>
            <w:r w:rsidRPr="00302AD4">
              <w:rPr>
                <w:rFonts w:ascii="Arial" w:hAnsi="Arial" w:cs="Arial"/>
                <w:sz w:val="16"/>
                <w:szCs w:val="16"/>
                <w:rPrChange w:id="2517" w:author="MSAR LEGAL" w:date="2025-04-14T10:18:00Z" w16du:dateUtc="2025-04-14T02:18:00Z">
                  <w:rPr>
                    <w:sz w:val="20"/>
                  </w:rPr>
                </w:rPrChange>
              </w:rPr>
              <w:t xml:space="preserve"> </w:t>
            </w:r>
          </w:p>
          <w:p w14:paraId="6B8CB80E" w14:textId="77777777" w:rsidR="00706A7D" w:rsidRPr="00302AD4" w:rsidRDefault="00706A7D" w:rsidP="00706A7D">
            <w:pPr>
              <w:jc w:val="both"/>
              <w:rPr>
                <w:ins w:id="2518" w:author="MSAR LEGAL" w:date="2025-04-14T10:11:00Z" w16du:dateUtc="2025-04-14T02:11:00Z"/>
                <w:rFonts w:ascii="Arial" w:hAnsi="Arial" w:cs="Arial"/>
                <w:sz w:val="16"/>
                <w:szCs w:val="16"/>
              </w:rPr>
            </w:pPr>
            <w:ins w:id="2519" w:author="MSAR LEGAL" w:date="2025-04-14T10:11:00Z" w16du:dateUtc="2025-04-14T02:11:00Z">
              <w:r w:rsidRPr="00302AD4">
                <w:rPr>
                  <w:rFonts w:ascii="Arial" w:hAnsi="Arial" w:cs="Arial"/>
                  <w:sz w:val="16"/>
                  <w:szCs w:val="16"/>
                </w:rPr>
                <w:t>Designation:</w:t>
              </w:r>
              <w:del w:id="2520" w:author="MKS CQS" w:date="2025-04-15T13:05:00Z" w16du:dateUtc="2025-04-15T05:05:00Z">
                <w:r w:rsidRPr="00302AD4" w:rsidDel="00EA1A00">
                  <w:rPr>
                    <w:rFonts w:ascii="Arial" w:hAnsi="Arial" w:cs="Arial"/>
                    <w:sz w:val="16"/>
                    <w:szCs w:val="16"/>
                  </w:rPr>
                  <w:delText xml:space="preserve"> xx</w:delText>
                </w:r>
              </w:del>
            </w:ins>
          </w:p>
          <w:p w14:paraId="58B437F6" w14:textId="77777777" w:rsidR="00706A7D" w:rsidRPr="00302AD4" w:rsidRDefault="00706A7D" w:rsidP="00706A7D">
            <w:pPr>
              <w:spacing w:line="240" w:lineRule="auto"/>
              <w:ind w:left="4"/>
              <w:rPr>
                <w:rFonts w:ascii="Arial" w:hAnsi="Arial" w:cs="Arial"/>
                <w:sz w:val="16"/>
                <w:szCs w:val="16"/>
                <w:rPrChange w:id="2521" w:author="MSAR LEGAL" w:date="2025-04-14T10:18:00Z" w16du:dateUtc="2025-04-14T02:18:00Z">
                  <w:rPr/>
                </w:rPrChange>
              </w:rPr>
            </w:pPr>
          </w:p>
        </w:tc>
      </w:tr>
      <w:tr w:rsidR="00706A7D" w:rsidRPr="00302AD4" w14:paraId="43AD84FF" w14:textId="77777777" w:rsidTr="00EA1A00">
        <w:tblPrEx>
          <w:tblPrExChange w:id="2522" w:author="MKS CQS" w:date="2025-04-15T13:05:00Z" w16du:dateUtc="2025-04-15T05:05:00Z">
            <w:tblPrEx>
              <w:tblW w:w="5461" w:type="pct"/>
            </w:tblPrEx>
          </w:tblPrExChange>
        </w:tblPrEx>
        <w:trPr>
          <w:trHeight w:val="499"/>
          <w:trPrChange w:id="2523" w:author="MKS CQS" w:date="2025-04-15T13:05:00Z" w16du:dateUtc="2025-04-15T05:05:00Z">
            <w:trPr>
              <w:gridAfter w:val="0"/>
              <w:wAfter w:w="401" w:type="pct"/>
              <w:trHeight w:val="499"/>
            </w:trPr>
          </w:trPrChange>
        </w:trPr>
        <w:tc>
          <w:tcPr>
            <w:tcW w:w="2054" w:type="pct"/>
            <w:gridSpan w:val="9"/>
            <w:tcBorders>
              <w:left w:val="single" w:sz="4" w:space="0" w:color="000000"/>
              <w:bottom w:val="single" w:sz="4" w:space="0" w:color="000000"/>
              <w:right w:val="single" w:sz="4" w:space="0" w:color="000000"/>
            </w:tcBorders>
            <w:tcPrChange w:id="2524" w:author="MKS CQS" w:date="2025-04-15T13:05:00Z" w16du:dateUtc="2025-04-15T05:05:00Z">
              <w:tcPr>
                <w:tcW w:w="1677" w:type="pct"/>
                <w:gridSpan w:val="13"/>
                <w:tcBorders>
                  <w:top w:val="single" w:sz="4" w:space="0" w:color="000000"/>
                  <w:left w:val="single" w:sz="4" w:space="0" w:color="000000"/>
                  <w:bottom w:val="single" w:sz="4" w:space="0" w:color="000000"/>
                  <w:right w:val="single" w:sz="4" w:space="0" w:color="000000"/>
                </w:tcBorders>
              </w:tcPr>
            </w:tcPrChange>
          </w:tcPr>
          <w:p w14:paraId="1793B680" w14:textId="77777777" w:rsidR="00706A7D" w:rsidRPr="00302AD4" w:rsidRDefault="00706A7D" w:rsidP="00706A7D">
            <w:pPr>
              <w:spacing w:line="240" w:lineRule="auto"/>
              <w:ind w:left="5"/>
              <w:rPr>
                <w:rFonts w:ascii="Arial" w:hAnsi="Arial" w:cs="Arial"/>
                <w:sz w:val="16"/>
                <w:szCs w:val="16"/>
                <w:rPrChange w:id="2525" w:author="MSAR LEGAL" w:date="2025-04-14T10:18:00Z" w16du:dateUtc="2025-04-14T02:18:00Z">
                  <w:rPr/>
                </w:rPrChange>
              </w:rPr>
            </w:pPr>
            <w:r w:rsidRPr="00302AD4">
              <w:rPr>
                <w:rFonts w:ascii="Arial" w:hAnsi="Arial" w:cs="Arial"/>
                <w:sz w:val="16"/>
                <w:szCs w:val="16"/>
                <w:rPrChange w:id="2526" w:author="MSAR LEGAL" w:date="2025-04-14T10:18:00Z" w16du:dateUtc="2025-04-14T02:18:00Z">
                  <w:rPr>
                    <w:sz w:val="20"/>
                  </w:rPr>
                </w:rPrChange>
              </w:rPr>
              <w:t xml:space="preserve">(Authorised Signature and Company Stamp) </w:t>
            </w:r>
          </w:p>
          <w:p w14:paraId="18CCFD95" w14:textId="77777777" w:rsidR="00706A7D" w:rsidRPr="00302AD4" w:rsidRDefault="00706A7D" w:rsidP="00706A7D">
            <w:pPr>
              <w:spacing w:line="240" w:lineRule="auto"/>
              <w:ind w:left="5"/>
              <w:rPr>
                <w:rFonts w:ascii="Arial" w:hAnsi="Arial" w:cs="Arial"/>
                <w:sz w:val="16"/>
                <w:szCs w:val="16"/>
                <w:rPrChange w:id="2527" w:author="MSAR LEGAL" w:date="2025-04-14T10:18:00Z" w16du:dateUtc="2025-04-14T02:18:00Z">
                  <w:rPr/>
                </w:rPrChange>
              </w:rPr>
            </w:pPr>
            <w:r w:rsidRPr="00302AD4">
              <w:rPr>
                <w:rFonts w:ascii="Arial" w:hAnsi="Arial" w:cs="Arial"/>
                <w:sz w:val="16"/>
                <w:szCs w:val="16"/>
                <w:rPrChange w:id="2528" w:author="MSAR LEGAL" w:date="2025-04-14T10:18:00Z" w16du:dateUtc="2025-04-14T02:18:00Z">
                  <w:rPr>
                    <w:sz w:val="20"/>
                  </w:rPr>
                </w:rPrChange>
              </w:rPr>
              <w:t xml:space="preserve">Chairman/Director/Company Secretary </w:t>
            </w:r>
          </w:p>
        </w:tc>
        <w:tc>
          <w:tcPr>
            <w:tcW w:w="2946" w:type="pct"/>
            <w:gridSpan w:val="10"/>
            <w:tcBorders>
              <w:left w:val="single" w:sz="4" w:space="0" w:color="000000"/>
              <w:bottom w:val="single" w:sz="4" w:space="0" w:color="000000"/>
              <w:right w:val="single" w:sz="4" w:space="0" w:color="000000"/>
            </w:tcBorders>
            <w:tcPrChange w:id="2529" w:author="MKS CQS" w:date="2025-04-15T13:05:00Z" w16du:dateUtc="2025-04-15T05:05:00Z">
              <w:tcPr>
                <w:tcW w:w="2923" w:type="pct"/>
                <w:gridSpan w:val="22"/>
                <w:tcBorders>
                  <w:top w:val="single" w:sz="4" w:space="0" w:color="000000"/>
                  <w:left w:val="single" w:sz="4" w:space="0" w:color="000000"/>
                  <w:bottom w:val="single" w:sz="4" w:space="0" w:color="000000"/>
                  <w:right w:val="single" w:sz="4" w:space="0" w:color="000000"/>
                </w:tcBorders>
              </w:tcPr>
            </w:tcPrChange>
          </w:tcPr>
          <w:p w14:paraId="0B28EFA2" w14:textId="77777777" w:rsidR="00706A7D" w:rsidRPr="00302AD4" w:rsidRDefault="00706A7D" w:rsidP="00706A7D">
            <w:pPr>
              <w:spacing w:line="240" w:lineRule="auto"/>
              <w:ind w:left="4"/>
              <w:rPr>
                <w:rFonts w:ascii="Arial" w:hAnsi="Arial" w:cs="Arial"/>
                <w:sz w:val="16"/>
                <w:szCs w:val="16"/>
                <w:rPrChange w:id="2530" w:author="MSAR LEGAL" w:date="2025-04-14T10:18:00Z" w16du:dateUtc="2025-04-14T02:18:00Z">
                  <w:rPr/>
                </w:rPrChange>
              </w:rPr>
            </w:pPr>
            <w:r w:rsidRPr="00302AD4">
              <w:rPr>
                <w:rFonts w:ascii="Arial" w:hAnsi="Arial" w:cs="Arial"/>
                <w:sz w:val="16"/>
                <w:szCs w:val="16"/>
                <w:rPrChange w:id="2531" w:author="MSAR LEGAL" w:date="2025-04-14T10:18:00Z" w16du:dateUtc="2025-04-14T02:18:00Z">
                  <w:rPr>
                    <w:sz w:val="20"/>
                  </w:rPr>
                </w:rPrChange>
              </w:rPr>
              <w:t xml:space="preserve"> </w:t>
            </w:r>
          </w:p>
          <w:p w14:paraId="3C7DDDAA" w14:textId="77777777" w:rsidR="00706A7D" w:rsidRPr="00302AD4" w:rsidRDefault="00706A7D" w:rsidP="00706A7D">
            <w:pPr>
              <w:spacing w:line="240" w:lineRule="auto"/>
              <w:ind w:left="4"/>
              <w:rPr>
                <w:rFonts w:ascii="Arial" w:hAnsi="Arial" w:cs="Arial"/>
                <w:sz w:val="16"/>
                <w:szCs w:val="16"/>
                <w:rPrChange w:id="2532" w:author="MSAR LEGAL" w:date="2025-04-14T10:18:00Z" w16du:dateUtc="2025-04-14T02:18:00Z">
                  <w:rPr/>
                </w:rPrChange>
              </w:rPr>
            </w:pPr>
            <w:proofErr w:type="gramStart"/>
            <w:r w:rsidRPr="00302AD4">
              <w:rPr>
                <w:rFonts w:ascii="Arial" w:hAnsi="Arial" w:cs="Arial"/>
                <w:sz w:val="16"/>
                <w:szCs w:val="16"/>
                <w:rPrChange w:id="2533" w:author="MSAR LEGAL" w:date="2025-04-14T10:18:00Z" w16du:dateUtc="2025-04-14T02:18:00Z">
                  <w:rPr>
                    <w:sz w:val="20"/>
                  </w:rPr>
                </w:rPrChange>
              </w:rPr>
              <w:t>Date:…</w:t>
            </w:r>
            <w:proofErr w:type="gramEnd"/>
            <w:r w:rsidRPr="00302AD4">
              <w:rPr>
                <w:rFonts w:ascii="Arial" w:hAnsi="Arial" w:cs="Arial"/>
                <w:sz w:val="16"/>
                <w:szCs w:val="16"/>
                <w:rPrChange w:id="2534" w:author="MSAR LEGAL" w:date="2025-04-14T10:18:00Z" w16du:dateUtc="2025-04-14T02:18:00Z">
                  <w:rPr>
                    <w:sz w:val="20"/>
                  </w:rPr>
                </w:rPrChange>
              </w:rPr>
              <w:t>……………………………………………………………</w:t>
            </w:r>
            <w:proofErr w:type="gramStart"/>
            <w:r w:rsidRPr="00302AD4">
              <w:rPr>
                <w:rFonts w:ascii="Arial" w:hAnsi="Arial" w:cs="Arial"/>
                <w:sz w:val="16"/>
                <w:szCs w:val="16"/>
                <w:rPrChange w:id="2535" w:author="MSAR LEGAL" w:date="2025-04-14T10:18:00Z" w16du:dateUtc="2025-04-14T02:18:00Z">
                  <w:rPr>
                    <w:sz w:val="20"/>
                  </w:rPr>
                </w:rPrChange>
              </w:rPr>
              <w:t>…..</w:t>
            </w:r>
            <w:proofErr w:type="gramEnd"/>
            <w:r w:rsidRPr="00302AD4">
              <w:rPr>
                <w:rFonts w:ascii="Arial" w:hAnsi="Arial" w:cs="Arial"/>
                <w:sz w:val="16"/>
                <w:szCs w:val="16"/>
                <w:rPrChange w:id="2536" w:author="MSAR LEGAL" w:date="2025-04-14T10:18:00Z" w16du:dateUtc="2025-04-14T02:18:00Z">
                  <w:rPr>
                    <w:sz w:val="20"/>
                  </w:rPr>
                </w:rPrChange>
              </w:rPr>
              <w:t xml:space="preserve"> </w:t>
            </w:r>
          </w:p>
        </w:tc>
      </w:tr>
    </w:tbl>
    <w:p w14:paraId="0C9EE397" w14:textId="0709D091" w:rsidR="004237A9" w:rsidRPr="00302AD4" w:rsidRDefault="00A91BD7">
      <w:pPr>
        <w:rPr>
          <w:ins w:id="2537" w:author="MSAR LEGAL" w:date="2025-04-14T09:35:00Z" w16du:dateUtc="2025-04-14T01:35:00Z"/>
          <w:rFonts w:ascii="Arial" w:hAnsi="Arial" w:cs="Arial"/>
          <w:color w:val="1F497D"/>
          <w:sz w:val="16"/>
          <w:szCs w:val="16"/>
          <w:rPrChange w:id="2538" w:author="MSAR LEGAL" w:date="2025-04-14T10:18:00Z" w16du:dateUtc="2025-04-14T02:18:00Z">
            <w:rPr>
              <w:ins w:id="2539" w:author="MSAR LEGAL" w:date="2025-04-14T09:35:00Z" w16du:dateUtc="2025-04-14T01:35:00Z"/>
              <w:b/>
              <w:sz w:val="30"/>
            </w:rPr>
          </w:rPrChange>
        </w:rPr>
        <w:pPrChange w:id="2540" w:author="MSAR LEGAL" w:date="2025-04-14T09:35:00Z" w16du:dateUtc="2025-04-14T01:35:00Z">
          <w:pPr>
            <w:spacing w:after="0"/>
          </w:pPr>
        </w:pPrChange>
      </w:pPr>
      <w:r w:rsidRPr="00302AD4">
        <w:rPr>
          <w:rFonts w:ascii="Arial" w:hAnsi="Arial" w:cs="Arial"/>
          <w:sz w:val="16"/>
          <w:szCs w:val="16"/>
          <w:rPrChange w:id="2541" w:author="MSAR LEGAL" w:date="2025-04-14T10:18:00Z" w16du:dateUtc="2025-04-14T02:18:00Z">
            <w:rPr>
              <w:sz w:val="20"/>
            </w:rPr>
          </w:rPrChange>
        </w:rPr>
        <w:t xml:space="preserve"> </w:t>
      </w:r>
      <w:r w:rsidRPr="00302AD4">
        <w:rPr>
          <w:rFonts w:ascii="Arial" w:hAnsi="Arial" w:cs="Arial"/>
          <w:sz w:val="16"/>
          <w:szCs w:val="16"/>
          <w:rPrChange w:id="2542" w:author="MSAR LEGAL" w:date="2025-04-14T10:18:00Z" w16du:dateUtc="2025-04-14T02:18:00Z">
            <w:rPr>
              <w:sz w:val="20"/>
            </w:rPr>
          </w:rPrChange>
        </w:rPr>
        <w:tab/>
        <w:t xml:space="preserve"> </w:t>
      </w:r>
      <w:r w:rsidRPr="00302AD4">
        <w:rPr>
          <w:rFonts w:ascii="Arial" w:hAnsi="Arial" w:cs="Arial"/>
          <w:sz w:val="16"/>
          <w:szCs w:val="16"/>
          <w:rPrChange w:id="2543" w:author="MSAR LEGAL" w:date="2025-04-14T10:18:00Z" w16du:dateUtc="2025-04-14T02:18:00Z">
            <w:rPr>
              <w:sz w:val="20"/>
            </w:rPr>
          </w:rPrChange>
        </w:rPr>
        <w:tab/>
      </w:r>
    </w:p>
    <w:p w14:paraId="05C672F4" w14:textId="77777777" w:rsidR="004237A9" w:rsidRPr="00302AD4" w:rsidRDefault="004237A9" w:rsidP="004237A9">
      <w:pPr>
        <w:rPr>
          <w:ins w:id="2544" w:author="MSAR LEGAL" w:date="2025-04-14T09:35:00Z" w16du:dateUtc="2025-04-14T01:35:00Z"/>
          <w:rFonts w:ascii="Arial" w:hAnsi="Arial" w:cs="Arial"/>
          <w:sz w:val="16"/>
          <w:szCs w:val="16"/>
          <w:rPrChange w:id="2545" w:author="MSAR LEGAL" w:date="2025-04-14T10:18:00Z" w16du:dateUtc="2025-04-14T02:18:00Z">
            <w:rPr>
              <w:ins w:id="2546" w:author="MSAR LEGAL" w:date="2025-04-14T09:35:00Z" w16du:dateUtc="2025-04-14T01:35:00Z"/>
            </w:rPr>
          </w:rPrChange>
        </w:rPr>
      </w:pPr>
      <w:ins w:id="2547" w:author="MSAR LEGAL" w:date="2025-04-14T09:35:00Z" w16du:dateUtc="2025-04-14T01:35:00Z">
        <w:r w:rsidRPr="00302AD4">
          <w:rPr>
            <w:rFonts w:ascii="Arial" w:hAnsi="Arial" w:cs="Arial"/>
            <w:noProof/>
            <w:sz w:val="16"/>
            <w:szCs w:val="16"/>
            <w:lang w:eastAsia="en-MY"/>
            <w:rPrChange w:id="2548" w:author="MSAR LEGAL" w:date="2025-04-14T10:18:00Z" w16du:dateUtc="2025-04-14T02:18:00Z">
              <w:rPr>
                <w:noProof/>
                <w:lang w:eastAsia="en-MY"/>
              </w:rPr>
            </w:rPrChange>
          </w:rPr>
          <mc:AlternateContent>
            <mc:Choice Requires="wps">
              <w:drawing>
                <wp:anchor distT="0" distB="0" distL="114300" distR="114300" simplePos="0" relativeHeight="251659264" behindDoc="0" locked="0" layoutInCell="1" allowOverlap="1" wp14:anchorId="5C7BB9AE" wp14:editId="118F354F">
                  <wp:simplePos x="0" y="0"/>
                  <wp:positionH relativeFrom="margin">
                    <wp:posOffset>0</wp:posOffset>
                  </wp:positionH>
                  <wp:positionV relativeFrom="paragraph">
                    <wp:posOffset>0</wp:posOffset>
                  </wp:positionV>
                  <wp:extent cx="6822219" cy="278296"/>
                  <wp:effectExtent l="0" t="0" r="17145" b="26670"/>
                  <wp:wrapNone/>
                  <wp:docPr id="22" name="Rectangle 22"/>
                  <wp:cNvGraphicFramePr/>
                  <a:graphic xmlns:a="http://schemas.openxmlformats.org/drawingml/2006/main">
                    <a:graphicData uri="http://schemas.microsoft.com/office/word/2010/wordprocessingShape">
                      <wps:wsp>
                        <wps:cNvSpPr/>
                        <wps:spPr>
                          <a:xfrm>
                            <a:off x="0" y="0"/>
                            <a:ext cx="6822219" cy="278296"/>
                          </a:xfrm>
                          <a:prstGeom prst="rect">
                            <a:avLst/>
                          </a:prstGeom>
                          <a:solidFill>
                            <a:srgbClr val="37B09D"/>
                          </a:solidFill>
                          <a:ln>
                            <a:solidFill>
                              <a:srgbClr val="00B1A9"/>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DD8D953" w14:textId="77777777" w:rsidR="004237A9" w:rsidRPr="00D632AC" w:rsidRDefault="004237A9" w:rsidP="004237A9">
                              <w:pPr>
                                <w:rPr>
                                  <w:rFonts w:ascii="Arial" w:hAnsi="Arial" w:cs="Arial"/>
                                  <w:b/>
                                  <w:bCs/>
                                </w:rPr>
                              </w:pPr>
                              <w:r w:rsidRPr="00D632AC">
                                <w:rPr>
                                  <w:rFonts w:ascii="Arial" w:hAnsi="Arial" w:cs="Arial"/>
                                  <w:b/>
                                  <w:bCs/>
                                </w:rPr>
                                <w:t>Document Checklist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C7BB9AE" id="Rectangle 22" o:spid="_x0000_s1029" style="position:absolute;margin-left:0;margin-top:0;width:537.2pt;height:21.9pt;z-index:2516592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" fillcolor="#37b09d" strokecolor="#00b1a9" strokeweight="1pt">
                  <v:textbox>
                    <w:txbxContent>
                      <w:p w14:paraId="0DD8D953" w14:textId="77777777" w:rsidR="004237A9" w:rsidRPr="00D632AC" w:rsidRDefault="004237A9" w:rsidP="004237A9">
                        <w:pPr>
                          <w:rPr>
                            <w:rFonts w:ascii="Arial" w:hAnsi="Arial" w:cs="Arial"/>
                            <w:b/>
                            <w:bCs/>
                          </w:rPr>
                        </w:pPr>
                        <w:r w:rsidRPr="00D632AC">
                          <w:rPr>
                            <w:rFonts w:ascii="Arial" w:hAnsi="Arial" w:cs="Arial"/>
                            <w:b/>
                            <w:bCs/>
                          </w:rPr>
                          <w:t>Document Checklist</w:t>
                        </w:r>
                      </w:p>
                    </w:txbxContent>
                  </v:textbox>
                  <w10:wrap anchorx="margin"/>
                </v:rect>
              </w:pict>
            </mc:Fallback>
          </mc:AlternateContent>
        </w:r>
      </w:ins>
    </w:p>
    <w:p w14:paraId="2934A86C" w14:textId="77777777" w:rsidR="004237A9" w:rsidRPr="00302AD4" w:rsidRDefault="004237A9" w:rsidP="004237A9">
      <w:pPr>
        <w:rPr>
          <w:ins w:id="2549" w:author="MSAR LEGAL" w:date="2025-04-14T09:35:00Z" w16du:dateUtc="2025-04-14T01:35:00Z"/>
          <w:rFonts w:ascii="Arial" w:hAnsi="Arial" w:cs="Arial"/>
          <w:sz w:val="16"/>
          <w:szCs w:val="16"/>
          <w:rPrChange w:id="2550" w:author="MSAR LEGAL" w:date="2025-04-14T10:18:00Z" w16du:dateUtc="2025-04-14T02:18:00Z">
            <w:rPr>
              <w:ins w:id="2551" w:author="MSAR LEGAL" w:date="2025-04-14T09:35:00Z" w16du:dateUtc="2025-04-14T01:35:00Z"/>
            </w:rPr>
          </w:rPrChange>
        </w:rPr>
      </w:pPr>
    </w:p>
    <w:tbl>
      <w:tblPr>
        <w:tblStyle w:val="TableGrid0"/>
        <w:tblW w:w="10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Change w:id="2552" w:author="MSAR LEGAL" w:date="2025-04-14T10:09:00Z" w16du:dateUtc="2025-04-14T02:09:00Z">
          <w:tblPr>
            <w:tblStyle w:val="TableGrid0"/>
            <w:tblW w:w="110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PrChange>
      </w:tblPr>
      <w:tblGrid>
        <w:gridCol w:w="750"/>
        <w:gridCol w:w="5804"/>
        <w:gridCol w:w="1283"/>
        <w:gridCol w:w="2506"/>
        <w:tblGridChange w:id="2553">
          <w:tblGrid>
            <w:gridCol w:w="539"/>
            <w:gridCol w:w="211"/>
            <w:gridCol w:w="5728"/>
            <w:gridCol w:w="76"/>
            <w:gridCol w:w="1231"/>
            <w:gridCol w:w="52"/>
            <w:gridCol w:w="2506"/>
            <w:gridCol w:w="709"/>
          </w:tblGrid>
        </w:tblGridChange>
      </w:tblGrid>
      <w:tr w:rsidR="00C76D8F" w:rsidRPr="00302AD4" w14:paraId="433BD93D" w14:textId="77777777" w:rsidTr="00CB1B65">
        <w:trPr>
          <w:trHeight w:val="449"/>
          <w:ins w:id="2554" w:author="MSAR LEGAL" w:date="2025-04-14T09:35:00Z"/>
          <w:trPrChange w:id="2555" w:author="MSAR LEGAL" w:date="2025-04-14T10:09:00Z" w16du:dateUtc="2025-04-14T02:09:00Z">
            <w:trPr>
              <w:trHeight w:val="449"/>
            </w:trPr>
          </w:trPrChange>
        </w:trPr>
        <w:tc>
          <w:tcPr>
            <w:tcW w:w="539" w:type="dxa"/>
            <w:shd w:val="clear" w:color="auto" w:fill="D9E2F3" w:themeFill="accent1" w:themeFillTint="33"/>
            <w:tcPrChange w:id="2556" w:author="MSAR LEGAL" w:date="2025-04-14T10:09:00Z" w16du:dateUtc="2025-04-14T02:09:00Z">
              <w:tcPr>
                <w:tcW w:w="539" w:type="dxa"/>
                <w:shd w:val="clear" w:color="auto" w:fill="D9E2F3" w:themeFill="accent1" w:themeFillTint="33"/>
              </w:tcPr>
            </w:tcPrChange>
          </w:tcPr>
          <w:p w14:paraId="642E1066" w14:textId="77777777" w:rsidR="004237A9" w:rsidRPr="00302AD4" w:rsidRDefault="004237A9" w:rsidP="00331C27">
            <w:pPr>
              <w:jc w:val="center"/>
              <w:rPr>
                <w:ins w:id="2557" w:author="MSAR LEGAL" w:date="2025-04-14T09:35:00Z" w16du:dateUtc="2025-04-14T01:35:00Z"/>
                <w:rFonts w:ascii="Arial" w:hAnsi="Arial" w:cs="Arial"/>
                <w:b/>
                <w:bCs/>
                <w:sz w:val="16"/>
                <w:szCs w:val="16"/>
                <w:rPrChange w:id="2558" w:author="MSAR LEGAL" w:date="2025-04-14T10:18:00Z" w16du:dateUtc="2025-04-14T02:18:00Z">
                  <w:rPr>
                    <w:ins w:id="2559" w:author="MSAR LEGAL" w:date="2025-04-14T09:35:00Z" w16du:dateUtc="2025-04-14T01:35:00Z"/>
                    <w:rFonts w:ascii="Arial" w:hAnsi="Arial" w:cs="Arial"/>
                    <w:b/>
                    <w:bCs/>
                    <w:sz w:val="20"/>
                    <w:szCs w:val="20"/>
                  </w:rPr>
                </w:rPrChange>
              </w:rPr>
            </w:pPr>
            <w:ins w:id="2560" w:author="MSAR LEGAL" w:date="2025-04-14T09:35:00Z" w16du:dateUtc="2025-04-14T01:35:00Z">
              <w:r w:rsidRPr="00302AD4">
                <w:rPr>
                  <w:rFonts w:ascii="Arial" w:hAnsi="Arial" w:cs="Arial"/>
                  <w:b/>
                  <w:bCs/>
                  <w:sz w:val="16"/>
                  <w:szCs w:val="16"/>
                  <w:rPrChange w:id="2561" w:author="MSAR LEGAL" w:date="2025-04-14T10:18:00Z" w16du:dateUtc="2025-04-14T02:18:00Z">
                    <w:rPr>
                      <w:rFonts w:ascii="Arial" w:hAnsi="Arial" w:cs="Arial"/>
                      <w:b/>
                      <w:bCs/>
                      <w:sz w:val="20"/>
                      <w:szCs w:val="20"/>
                    </w:rPr>
                  </w:rPrChange>
                </w:rPr>
                <w:t>No.</w:t>
              </w:r>
            </w:ins>
          </w:p>
        </w:tc>
        <w:tc>
          <w:tcPr>
            <w:tcW w:w="5939" w:type="dxa"/>
            <w:shd w:val="clear" w:color="auto" w:fill="D9E2F3" w:themeFill="accent1" w:themeFillTint="33"/>
            <w:tcPrChange w:id="2562" w:author="MSAR LEGAL" w:date="2025-04-14T10:09:00Z" w16du:dateUtc="2025-04-14T02:09:00Z">
              <w:tcPr>
                <w:tcW w:w="5939" w:type="dxa"/>
                <w:gridSpan w:val="2"/>
                <w:shd w:val="clear" w:color="auto" w:fill="D9E2F3" w:themeFill="accent1" w:themeFillTint="33"/>
              </w:tcPr>
            </w:tcPrChange>
          </w:tcPr>
          <w:p w14:paraId="5637F8BD" w14:textId="77777777" w:rsidR="004237A9" w:rsidRPr="00302AD4" w:rsidRDefault="004237A9" w:rsidP="00331C27">
            <w:pPr>
              <w:jc w:val="center"/>
              <w:rPr>
                <w:ins w:id="2563" w:author="MSAR LEGAL" w:date="2025-04-14T09:35:00Z" w16du:dateUtc="2025-04-14T01:35:00Z"/>
                <w:rFonts w:ascii="Arial" w:hAnsi="Arial" w:cs="Arial"/>
                <w:b/>
                <w:bCs/>
                <w:sz w:val="16"/>
                <w:szCs w:val="16"/>
                <w:rPrChange w:id="2564" w:author="MSAR LEGAL" w:date="2025-04-14T10:18:00Z" w16du:dateUtc="2025-04-14T02:18:00Z">
                  <w:rPr>
                    <w:ins w:id="2565" w:author="MSAR LEGAL" w:date="2025-04-14T09:35:00Z" w16du:dateUtc="2025-04-14T01:35:00Z"/>
                    <w:rFonts w:ascii="Arial" w:hAnsi="Arial" w:cs="Arial"/>
                    <w:b/>
                    <w:bCs/>
                    <w:sz w:val="20"/>
                    <w:szCs w:val="20"/>
                  </w:rPr>
                </w:rPrChange>
              </w:rPr>
            </w:pPr>
            <w:ins w:id="2566" w:author="MSAR LEGAL" w:date="2025-04-14T09:35:00Z" w16du:dateUtc="2025-04-14T01:35:00Z">
              <w:r w:rsidRPr="00302AD4">
                <w:rPr>
                  <w:rFonts w:ascii="Arial" w:hAnsi="Arial" w:cs="Arial"/>
                  <w:b/>
                  <w:bCs/>
                  <w:sz w:val="16"/>
                  <w:szCs w:val="16"/>
                  <w:rPrChange w:id="2567" w:author="MSAR LEGAL" w:date="2025-04-14T10:18:00Z" w16du:dateUtc="2025-04-14T02:18:00Z">
                    <w:rPr>
                      <w:rFonts w:ascii="Arial" w:hAnsi="Arial" w:cs="Arial"/>
                      <w:b/>
                      <w:bCs/>
                      <w:sz w:val="20"/>
                      <w:szCs w:val="20"/>
                    </w:rPr>
                  </w:rPrChange>
                </w:rPr>
                <w:t>Documents to be Submitted</w:t>
              </w:r>
            </w:ins>
          </w:p>
        </w:tc>
        <w:tc>
          <w:tcPr>
            <w:tcW w:w="1307" w:type="dxa"/>
            <w:shd w:val="clear" w:color="auto" w:fill="D9E2F3" w:themeFill="accent1" w:themeFillTint="33"/>
            <w:tcPrChange w:id="2568" w:author="MSAR LEGAL" w:date="2025-04-14T10:09:00Z" w16du:dateUtc="2025-04-14T02:09:00Z">
              <w:tcPr>
                <w:tcW w:w="1307" w:type="dxa"/>
                <w:gridSpan w:val="2"/>
                <w:shd w:val="clear" w:color="auto" w:fill="D9E2F3" w:themeFill="accent1" w:themeFillTint="33"/>
              </w:tcPr>
            </w:tcPrChange>
          </w:tcPr>
          <w:p w14:paraId="3C4E42C7" w14:textId="77777777" w:rsidR="004237A9" w:rsidRPr="00302AD4" w:rsidRDefault="004237A9" w:rsidP="00331C27">
            <w:pPr>
              <w:jc w:val="center"/>
              <w:rPr>
                <w:ins w:id="2569" w:author="MSAR LEGAL" w:date="2025-04-14T09:35:00Z" w16du:dateUtc="2025-04-14T01:35:00Z"/>
                <w:rFonts w:ascii="Arial" w:hAnsi="Arial" w:cs="Arial"/>
                <w:b/>
                <w:bCs/>
                <w:sz w:val="16"/>
                <w:szCs w:val="16"/>
                <w:rPrChange w:id="2570" w:author="MSAR LEGAL" w:date="2025-04-14T10:18:00Z" w16du:dateUtc="2025-04-14T02:18:00Z">
                  <w:rPr>
                    <w:ins w:id="2571" w:author="MSAR LEGAL" w:date="2025-04-14T09:35:00Z" w16du:dateUtc="2025-04-14T01:35:00Z"/>
                    <w:rFonts w:ascii="Arial" w:hAnsi="Arial" w:cs="Arial"/>
                    <w:b/>
                    <w:bCs/>
                    <w:sz w:val="20"/>
                    <w:szCs w:val="20"/>
                  </w:rPr>
                </w:rPrChange>
              </w:rPr>
            </w:pPr>
            <w:ins w:id="2572" w:author="MSAR LEGAL" w:date="2025-04-14T09:35:00Z" w16du:dateUtc="2025-04-14T01:35:00Z">
              <w:r w:rsidRPr="00302AD4">
                <w:rPr>
                  <w:rFonts w:ascii="Arial" w:hAnsi="Arial" w:cs="Arial"/>
                  <w:b/>
                  <w:bCs/>
                  <w:sz w:val="16"/>
                  <w:szCs w:val="16"/>
                  <w:rPrChange w:id="2573" w:author="MSAR LEGAL" w:date="2025-04-14T10:18:00Z" w16du:dateUtc="2025-04-14T02:18:00Z">
                    <w:rPr>
                      <w:rFonts w:ascii="Arial" w:hAnsi="Arial" w:cs="Arial"/>
                      <w:b/>
                      <w:bCs/>
                      <w:sz w:val="20"/>
                      <w:szCs w:val="20"/>
                    </w:rPr>
                  </w:rPrChange>
                </w:rPr>
                <w:t>Yes/ No</w:t>
              </w:r>
            </w:ins>
          </w:p>
        </w:tc>
        <w:tc>
          <w:tcPr>
            <w:tcW w:w="2558" w:type="dxa"/>
            <w:shd w:val="clear" w:color="auto" w:fill="D9E2F3" w:themeFill="accent1" w:themeFillTint="33"/>
            <w:tcPrChange w:id="2574" w:author="MSAR LEGAL" w:date="2025-04-14T10:09:00Z" w16du:dateUtc="2025-04-14T02:09:00Z">
              <w:tcPr>
                <w:tcW w:w="3267" w:type="dxa"/>
                <w:gridSpan w:val="3"/>
                <w:shd w:val="clear" w:color="auto" w:fill="D9E2F3" w:themeFill="accent1" w:themeFillTint="33"/>
              </w:tcPr>
            </w:tcPrChange>
          </w:tcPr>
          <w:p w14:paraId="21649726" w14:textId="77777777" w:rsidR="004237A9" w:rsidRPr="00302AD4" w:rsidRDefault="004237A9" w:rsidP="00331C27">
            <w:pPr>
              <w:jc w:val="center"/>
              <w:rPr>
                <w:ins w:id="2575" w:author="MSAR LEGAL" w:date="2025-04-14T09:35:00Z" w16du:dateUtc="2025-04-14T01:35:00Z"/>
                <w:rFonts w:ascii="Arial" w:hAnsi="Arial" w:cs="Arial"/>
                <w:b/>
                <w:bCs/>
                <w:sz w:val="16"/>
                <w:szCs w:val="16"/>
                <w:rPrChange w:id="2576" w:author="MSAR LEGAL" w:date="2025-04-14T10:18:00Z" w16du:dateUtc="2025-04-14T02:18:00Z">
                  <w:rPr>
                    <w:ins w:id="2577" w:author="MSAR LEGAL" w:date="2025-04-14T09:35:00Z" w16du:dateUtc="2025-04-14T01:35:00Z"/>
                    <w:rFonts w:ascii="Arial" w:hAnsi="Arial" w:cs="Arial"/>
                    <w:b/>
                    <w:bCs/>
                    <w:sz w:val="20"/>
                    <w:szCs w:val="20"/>
                  </w:rPr>
                </w:rPrChange>
              </w:rPr>
            </w:pPr>
            <w:ins w:id="2578" w:author="MSAR LEGAL" w:date="2025-04-14T09:35:00Z" w16du:dateUtc="2025-04-14T01:35:00Z">
              <w:r w:rsidRPr="00302AD4">
                <w:rPr>
                  <w:rFonts w:ascii="Arial" w:hAnsi="Arial" w:cs="Arial"/>
                  <w:b/>
                  <w:bCs/>
                  <w:sz w:val="16"/>
                  <w:szCs w:val="16"/>
                  <w:rPrChange w:id="2579" w:author="MSAR LEGAL" w:date="2025-04-14T10:18:00Z" w16du:dateUtc="2025-04-14T02:18:00Z">
                    <w:rPr>
                      <w:rFonts w:ascii="Arial" w:hAnsi="Arial" w:cs="Arial"/>
                      <w:b/>
                      <w:bCs/>
                      <w:sz w:val="20"/>
                      <w:szCs w:val="20"/>
                    </w:rPr>
                  </w:rPrChange>
                </w:rPr>
                <w:t>Remarks</w:t>
              </w:r>
            </w:ins>
          </w:p>
        </w:tc>
      </w:tr>
      <w:tr w:rsidR="00CB1B65" w:rsidRPr="00302AD4" w14:paraId="7516C2AC" w14:textId="77777777" w:rsidTr="00CB1B65">
        <w:trPr>
          <w:trHeight w:val="360"/>
          <w:ins w:id="2580" w:author="MSAR LEGAL" w:date="2025-04-14T09:35:00Z"/>
        </w:trPr>
        <w:tc>
          <w:tcPr>
            <w:tcW w:w="539" w:type="dxa"/>
          </w:tcPr>
          <w:p w14:paraId="52DD5D70" w14:textId="77777777" w:rsidR="004237A9" w:rsidRPr="00302AD4" w:rsidRDefault="004237A9" w:rsidP="00331C27">
            <w:pPr>
              <w:jc w:val="center"/>
              <w:rPr>
                <w:ins w:id="2581" w:author="MSAR LEGAL" w:date="2025-04-14T09:35:00Z" w16du:dateUtc="2025-04-14T01:35:00Z"/>
                <w:rFonts w:ascii="Arial" w:hAnsi="Arial" w:cs="Arial"/>
                <w:sz w:val="16"/>
                <w:szCs w:val="16"/>
                <w:rPrChange w:id="2582" w:author="MSAR LEGAL" w:date="2025-04-14T10:18:00Z" w16du:dateUtc="2025-04-14T02:18:00Z">
                  <w:rPr>
                    <w:ins w:id="2583" w:author="MSAR LEGAL" w:date="2025-04-14T09:35:00Z" w16du:dateUtc="2025-04-14T01:35:00Z"/>
                    <w:rFonts w:ascii="Arial" w:hAnsi="Arial" w:cs="Arial"/>
                    <w:sz w:val="20"/>
                    <w:szCs w:val="20"/>
                  </w:rPr>
                </w:rPrChange>
              </w:rPr>
            </w:pPr>
            <w:ins w:id="2584" w:author="MSAR LEGAL" w:date="2025-04-14T09:35:00Z" w16du:dateUtc="2025-04-14T01:35:00Z">
              <w:r w:rsidRPr="00302AD4">
                <w:rPr>
                  <w:rFonts w:ascii="Arial" w:hAnsi="Arial" w:cs="Arial"/>
                  <w:sz w:val="16"/>
                  <w:szCs w:val="16"/>
                  <w:rPrChange w:id="2585" w:author="MSAR LEGAL" w:date="2025-04-14T10:18:00Z" w16du:dateUtc="2025-04-14T02:18:00Z">
                    <w:rPr>
                      <w:rFonts w:ascii="Arial" w:hAnsi="Arial" w:cs="Arial"/>
                      <w:sz w:val="20"/>
                      <w:szCs w:val="20"/>
                    </w:rPr>
                  </w:rPrChange>
                </w:rPr>
                <w:t>1</w:t>
              </w:r>
            </w:ins>
          </w:p>
        </w:tc>
        <w:tc>
          <w:tcPr>
            <w:tcW w:w="5939" w:type="dxa"/>
          </w:tcPr>
          <w:p w14:paraId="7FD56A10" w14:textId="15413B5F" w:rsidR="004237A9" w:rsidRPr="00302AD4" w:rsidRDefault="004237A9">
            <w:pPr>
              <w:spacing w:after="2"/>
              <w:ind w:right="54"/>
              <w:jc w:val="both"/>
              <w:rPr>
                <w:ins w:id="2586" w:author="MSAR LEGAL" w:date="2025-04-14T09:36:00Z" w16du:dateUtc="2025-04-14T01:36:00Z"/>
                <w:rFonts w:ascii="Arial" w:hAnsi="Arial" w:cs="Arial"/>
                <w:sz w:val="16"/>
                <w:szCs w:val="16"/>
                <w:rPrChange w:id="2587" w:author="MSAR LEGAL" w:date="2025-04-14T10:18:00Z" w16du:dateUtc="2025-04-14T02:18:00Z">
                  <w:rPr>
                    <w:ins w:id="2588" w:author="MSAR LEGAL" w:date="2025-04-14T09:36:00Z" w16du:dateUtc="2025-04-14T01:36:00Z"/>
                  </w:rPr>
                </w:rPrChange>
              </w:rPr>
              <w:pPrChange w:id="2589" w:author="MSAR LEGAL" w:date="2025-04-14T09:36:00Z" w16du:dateUtc="2025-04-14T01:36:00Z">
                <w:pPr>
                  <w:spacing w:after="2"/>
                  <w:ind w:right="54"/>
                  <w:jc w:val="center"/>
                </w:pPr>
              </w:pPrChange>
            </w:pPr>
            <w:ins w:id="2590" w:author="MSAR LEGAL" w:date="2025-04-14T09:35:00Z" w16du:dateUtc="2025-04-14T01:35:00Z">
              <w:r w:rsidRPr="00302AD4">
                <w:rPr>
                  <w:rFonts w:ascii="Arial" w:hAnsi="Arial" w:cs="Arial"/>
                  <w:sz w:val="16"/>
                  <w:szCs w:val="16"/>
                  <w:rPrChange w:id="2591" w:author="MSAR LEGAL" w:date="2025-04-14T10:18:00Z" w16du:dateUtc="2025-04-14T02:18:00Z">
                    <w:rPr>
                      <w:rFonts w:ascii="Arial" w:hAnsi="Arial" w:cs="Arial"/>
                      <w:sz w:val="20"/>
                      <w:szCs w:val="20"/>
                    </w:rPr>
                  </w:rPrChange>
                </w:rPr>
                <w:t xml:space="preserve">Completed </w:t>
              </w:r>
            </w:ins>
            <w:ins w:id="2592" w:author="MSAR LEGAL" w:date="2025-04-14T09:36:00Z" w16du:dateUtc="2025-04-14T01:36:00Z">
              <w:r w:rsidRPr="00302AD4">
                <w:rPr>
                  <w:rFonts w:ascii="Arial" w:hAnsi="Arial" w:cs="Arial"/>
                  <w:sz w:val="16"/>
                  <w:szCs w:val="16"/>
                  <w:rPrChange w:id="2593" w:author="MSAR LEGAL" w:date="2025-04-14T10:18:00Z" w16du:dateUtc="2025-04-14T02:18:00Z">
                    <w:rPr>
                      <w:rFonts w:ascii="Arial" w:hAnsi="Arial" w:cs="Arial"/>
                      <w:sz w:val="20"/>
                      <w:szCs w:val="20"/>
                    </w:rPr>
                  </w:rPrChange>
                </w:rPr>
                <w:t>a</w:t>
              </w:r>
            </w:ins>
            <w:ins w:id="2594" w:author="MSAR LEGAL" w:date="2025-04-14T09:35:00Z" w16du:dateUtc="2025-04-14T01:35:00Z">
              <w:r w:rsidRPr="00302AD4">
                <w:rPr>
                  <w:rFonts w:ascii="Arial" w:hAnsi="Arial" w:cs="Arial"/>
                  <w:sz w:val="16"/>
                  <w:szCs w:val="16"/>
                  <w:rPrChange w:id="2595" w:author="MSAR LEGAL" w:date="2025-04-14T10:18:00Z" w16du:dateUtc="2025-04-14T02:18:00Z">
                    <w:rPr>
                      <w:rFonts w:ascii="Arial" w:hAnsi="Arial" w:cs="Arial"/>
                      <w:sz w:val="20"/>
                      <w:szCs w:val="20"/>
                    </w:rPr>
                  </w:rPrChange>
                </w:rPr>
                <w:t xml:space="preserve">nd </w:t>
              </w:r>
            </w:ins>
            <w:ins w:id="2596" w:author="MSAR LEGAL" w:date="2025-04-14T09:36:00Z" w16du:dateUtc="2025-04-14T01:36:00Z">
              <w:r w:rsidRPr="00302AD4">
                <w:rPr>
                  <w:rFonts w:ascii="Arial" w:hAnsi="Arial" w:cs="Arial"/>
                  <w:sz w:val="16"/>
                  <w:szCs w:val="16"/>
                  <w:rPrChange w:id="2597" w:author="MSAR LEGAL" w:date="2025-04-14T10:18:00Z" w16du:dateUtc="2025-04-14T02:18:00Z">
                    <w:rPr>
                      <w:rFonts w:ascii="Arial" w:hAnsi="Arial" w:cs="Arial"/>
                      <w:sz w:val="20"/>
                      <w:szCs w:val="20"/>
                    </w:rPr>
                  </w:rPrChange>
                </w:rPr>
                <w:t>s</w:t>
              </w:r>
            </w:ins>
            <w:ins w:id="2598" w:author="MSAR LEGAL" w:date="2025-04-14T09:35:00Z" w16du:dateUtc="2025-04-14T01:35:00Z">
              <w:r w:rsidRPr="00302AD4">
                <w:rPr>
                  <w:rFonts w:ascii="Arial" w:hAnsi="Arial" w:cs="Arial"/>
                  <w:sz w:val="16"/>
                  <w:szCs w:val="16"/>
                  <w:rPrChange w:id="2599" w:author="MSAR LEGAL" w:date="2025-04-14T10:18:00Z" w16du:dateUtc="2025-04-14T02:18:00Z">
                    <w:rPr>
                      <w:rFonts w:ascii="Arial" w:hAnsi="Arial" w:cs="Arial"/>
                      <w:sz w:val="20"/>
                      <w:szCs w:val="20"/>
                    </w:rPr>
                  </w:rPrChange>
                </w:rPr>
                <w:t xml:space="preserve">igned </w:t>
              </w:r>
            </w:ins>
            <w:ins w:id="2600" w:author="MSAR LEGAL" w:date="2025-04-14T09:36:00Z" w16du:dateUtc="2025-04-14T01:36:00Z">
              <w:r w:rsidRPr="00302AD4">
                <w:rPr>
                  <w:rFonts w:ascii="Arial" w:hAnsi="Arial" w:cs="Arial"/>
                  <w:sz w:val="16"/>
                  <w:szCs w:val="16"/>
                  <w:rPrChange w:id="2601" w:author="MSAR LEGAL" w:date="2025-04-14T10:18:00Z" w16du:dateUtc="2025-04-14T02:18:00Z">
                    <w:rPr>
                      <w:b/>
                      <w:sz w:val="20"/>
                    </w:rPr>
                  </w:rPrChange>
                </w:rPr>
                <w:t>Civil Works Contractor Registration Form</w:t>
              </w:r>
            </w:ins>
          </w:p>
          <w:p w14:paraId="115661B7" w14:textId="3952E325" w:rsidR="004237A9" w:rsidRPr="00302AD4" w:rsidRDefault="004237A9" w:rsidP="00331C27">
            <w:pPr>
              <w:rPr>
                <w:ins w:id="2602" w:author="MSAR LEGAL" w:date="2025-04-14T09:35:00Z" w16du:dateUtc="2025-04-14T01:35:00Z"/>
                <w:rFonts w:ascii="Arial" w:hAnsi="Arial" w:cs="Arial"/>
                <w:sz w:val="16"/>
                <w:szCs w:val="16"/>
                <w:rPrChange w:id="2603" w:author="MSAR LEGAL" w:date="2025-04-14T10:18:00Z" w16du:dateUtc="2025-04-14T02:18:00Z">
                  <w:rPr>
                    <w:ins w:id="2604" w:author="MSAR LEGAL" w:date="2025-04-14T09:35:00Z" w16du:dateUtc="2025-04-14T01:35:00Z"/>
                    <w:rFonts w:ascii="Arial" w:hAnsi="Arial" w:cs="Arial"/>
                    <w:sz w:val="20"/>
                    <w:szCs w:val="20"/>
                  </w:rPr>
                </w:rPrChange>
              </w:rPr>
            </w:pPr>
          </w:p>
        </w:tc>
        <w:tc>
          <w:tcPr>
            <w:tcW w:w="1307" w:type="dxa"/>
          </w:tcPr>
          <w:p w14:paraId="39EF5CA8" w14:textId="77777777" w:rsidR="004237A9" w:rsidRPr="00302AD4" w:rsidRDefault="004237A9" w:rsidP="00331C27">
            <w:pPr>
              <w:rPr>
                <w:ins w:id="2605" w:author="MSAR LEGAL" w:date="2025-04-14T09:35:00Z" w16du:dateUtc="2025-04-14T01:35:00Z"/>
                <w:rFonts w:ascii="Arial" w:hAnsi="Arial" w:cs="Arial"/>
                <w:sz w:val="16"/>
                <w:szCs w:val="16"/>
                <w:rPrChange w:id="2606" w:author="MSAR LEGAL" w:date="2025-04-14T10:18:00Z" w16du:dateUtc="2025-04-14T02:18:00Z">
                  <w:rPr>
                    <w:ins w:id="2607" w:author="MSAR LEGAL" w:date="2025-04-14T09:35:00Z" w16du:dateUtc="2025-04-14T01:35:00Z"/>
                    <w:rFonts w:ascii="Arial" w:hAnsi="Arial" w:cs="Arial"/>
                    <w:sz w:val="20"/>
                    <w:szCs w:val="20"/>
                  </w:rPr>
                </w:rPrChange>
              </w:rPr>
            </w:pPr>
          </w:p>
        </w:tc>
        <w:tc>
          <w:tcPr>
            <w:tcW w:w="2558" w:type="dxa"/>
          </w:tcPr>
          <w:p w14:paraId="2EC27532" w14:textId="77777777" w:rsidR="004237A9" w:rsidRPr="00302AD4" w:rsidRDefault="004237A9" w:rsidP="00331C27">
            <w:pPr>
              <w:rPr>
                <w:ins w:id="2608" w:author="MSAR LEGAL" w:date="2025-04-14T09:35:00Z" w16du:dateUtc="2025-04-14T01:35:00Z"/>
                <w:rFonts w:ascii="Arial" w:hAnsi="Arial" w:cs="Arial"/>
                <w:sz w:val="16"/>
                <w:szCs w:val="16"/>
                <w:rPrChange w:id="2609" w:author="MSAR LEGAL" w:date="2025-04-14T10:18:00Z" w16du:dateUtc="2025-04-14T02:18:00Z">
                  <w:rPr>
                    <w:ins w:id="2610" w:author="MSAR LEGAL" w:date="2025-04-14T09:35:00Z" w16du:dateUtc="2025-04-14T01:35:00Z"/>
                    <w:rFonts w:ascii="Arial" w:hAnsi="Arial" w:cs="Arial"/>
                    <w:sz w:val="20"/>
                    <w:szCs w:val="20"/>
                  </w:rPr>
                </w:rPrChange>
              </w:rPr>
            </w:pPr>
          </w:p>
        </w:tc>
      </w:tr>
      <w:tr w:rsidR="00CB1B65" w:rsidRPr="00302AD4" w14:paraId="0383B4D1" w14:textId="77777777" w:rsidTr="00CB1B65">
        <w:trPr>
          <w:trHeight w:val="360"/>
          <w:ins w:id="2611" w:author="MSAR LEGAL" w:date="2025-04-14T09:35:00Z"/>
        </w:trPr>
        <w:tc>
          <w:tcPr>
            <w:tcW w:w="539" w:type="dxa"/>
          </w:tcPr>
          <w:p w14:paraId="05373394" w14:textId="77777777" w:rsidR="004237A9" w:rsidRPr="00302AD4" w:rsidRDefault="004237A9" w:rsidP="00331C27">
            <w:pPr>
              <w:jc w:val="center"/>
              <w:rPr>
                <w:ins w:id="2612" w:author="MSAR LEGAL" w:date="2025-04-14T09:35:00Z" w16du:dateUtc="2025-04-14T01:35:00Z"/>
                <w:rFonts w:ascii="Arial" w:hAnsi="Arial" w:cs="Arial"/>
                <w:sz w:val="16"/>
                <w:szCs w:val="16"/>
                <w:rPrChange w:id="2613" w:author="MSAR LEGAL" w:date="2025-04-14T10:18:00Z" w16du:dateUtc="2025-04-14T02:18:00Z">
                  <w:rPr>
                    <w:ins w:id="2614" w:author="MSAR LEGAL" w:date="2025-04-14T09:35:00Z" w16du:dateUtc="2025-04-14T01:35:00Z"/>
                    <w:rFonts w:ascii="Arial" w:hAnsi="Arial" w:cs="Arial"/>
                    <w:sz w:val="20"/>
                    <w:szCs w:val="20"/>
                  </w:rPr>
                </w:rPrChange>
              </w:rPr>
            </w:pPr>
            <w:ins w:id="2615" w:author="MSAR LEGAL" w:date="2025-04-14T09:35:00Z" w16du:dateUtc="2025-04-14T01:35:00Z">
              <w:r w:rsidRPr="00302AD4">
                <w:rPr>
                  <w:rFonts w:ascii="Arial" w:hAnsi="Arial" w:cs="Arial"/>
                  <w:sz w:val="16"/>
                  <w:szCs w:val="16"/>
                  <w:rPrChange w:id="2616" w:author="MSAR LEGAL" w:date="2025-04-14T10:18:00Z" w16du:dateUtc="2025-04-14T02:18:00Z">
                    <w:rPr>
                      <w:rFonts w:ascii="Arial" w:hAnsi="Arial" w:cs="Arial"/>
                      <w:sz w:val="20"/>
                      <w:szCs w:val="20"/>
                    </w:rPr>
                  </w:rPrChange>
                </w:rPr>
                <w:t>2</w:t>
              </w:r>
            </w:ins>
          </w:p>
        </w:tc>
        <w:tc>
          <w:tcPr>
            <w:tcW w:w="5939" w:type="dxa"/>
          </w:tcPr>
          <w:p w14:paraId="0C625CF5" w14:textId="77777777" w:rsidR="004237A9" w:rsidRPr="00302AD4" w:rsidRDefault="004237A9" w:rsidP="00331C27">
            <w:pPr>
              <w:rPr>
                <w:ins w:id="2617" w:author="MSAR LEGAL" w:date="2025-04-14T09:36:00Z" w16du:dateUtc="2025-04-14T01:36:00Z"/>
                <w:rFonts w:ascii="Arial" w:hAnsi="Arial" w:cs="Arial"/>
                <w:sz w:val="16"/>
                <w:szCs w:val="16"/>
                <w:rPrChange w:id="2618" w:author="MSAR LEGAL" w:date="2025-04-14T10:18:00Z" w16du:dateUtc="2025-04-14T02:18:00Z">
                  <w:rPr>
                    <w:ins w:id="2619" w:author="MSAR LEGAL" w:date="2025-04-14T09:36:00Z" w16du:dateUtc="2025-04-14T01:36:00Z"/>
                    <w:rFonts w:ascii="Arial" w:hAnsi="Arial" w:cs="Arial"/>
                    <w:sz w:val="20"/>
                    <w:szCs w:val="20"/>
                  </w:rPr>
                </w:rPrChange>
              </w:rPr>
            </w:pPr>
            <w:ins w:id="2620" w:author="MSAR LEGAL" w:date="2025-04-14T09:35:00Z" w16du:dateUtc="2025-04-14T01:35:00Z">
              <w:r w:rsidRPr="00302AD4">
                <w:rPr>
                  <w:rFonts w:ascii="Arial" w:hAnsi="Arial" w:cs="Arial"/>
                  <w:sz w:val="16"/>
                  <w:szCs w:val="16"/>
                  <w:rPrChange w:id="2621" w:author="MSAR LEGAL" w:date="2025-04-14T10:18:00Z" w16du:dateUtc="2025-04-14T02:18:00Z">
                    <w:rPr>
                      <w:rFonts w:ascii="Arial" w:hAnsi="Arial" w:cs="Arial"/>
                      <w:sz w:val="20"/>
                      <w:szCs w:val="20"/>
                    </w:rPr>
                  </w:rPrChange>
                </w:rPr>
                <w:t>Certified copy of Business Registration Certificate/ Certificate of Incorporation</w:t>
              </w:r>
            </w:ins>
          </w:p>
          <w:p w14:paraId="31C2683E" w14:textId="77777777" w:rsidR="004237A9" w:rsidRPr="00302AD4" w:rsidRDefault="004237A9" w:rsidP="00331C27">
            <w:pPr>
              <w:rPr>
                <w:ins w:id="2622" w:author="MSAR LEGAL" w:date="2025-04-14T09:35:00Z" w16du:dateUtc="2025-04-14T01:35:00Z"/>
                <w:rFonts w:ascii="Arial" w:hAnsi="Arial" w:cs="Arial"/>
                <w:sz w:val="16"/>
                <w:szCs w:val="16"/>
                <w:rPrChange w:id="2623" w:author="MSAR LEGAL" w:date="2025-04-14T10:18:00Z" w16du:dateUtc="2025-04-14T02:18:00Z">
                  <w:rPr>
                    <w:ins w:id="2624" w:author="MSAR LEGAL" w:date="2025-04-14T09:35:00Z" w16du:dateUtc="2025-04-14T01:35:00Z"/>
                    <w:rFonts w:ascii="Arial" w:hAnsi="Arial" w:cs="Arial"/>
                    <w:sz w:val="20"/>
                    <w:szCs w:val="20"/>
                  </w:rPr>
                </w:rPrChange>
              </w:rPr>
            </w:pPr>
          </w:p>
        </w:tc>
        <w:tc>
          <w:tcPr>
            <w:tcW w:w="1307" w:type="dxa"/>
          </w:tcPr>
          <w:p w14:paraId="0A25E433" w14:textId="77777777" w:rsidR="004237A9" w:rsidRPr="00302AD4" w:rsidRDefault="004237A9" w:rsidP="00331C27">
            <w:pPr>
              <w:rPr>
                <w:ins w:id="2625" w:author="MSAR LEGAL" w:date="2025-04-14T09:35:00Z" w16du:dateUtc="2025-04-14T01:35:00Z"/>
                <w:rFonts w:ascii="Arial" w:hAnsi="Arial" w:cs="Arial"/>
                <w:sz w:val="16"/>
                <w:szCs w:val="16"/>
                <w:rPrChange w:id="2626" w:author="MSAR LEGAL" w:date="2025-04-14T10:18:00Z" w16du:dateUtc="2025-04-14T02:18:00Z">
                  <w:rPr>
                    <w:ins w:id="2627" w:author="MSAR LEGAL" w:date="2025-04-14T09:35:00Z" w16du:dateUtc="2025-04-14T01:35:00Z"/>
                    <w:rFonts w:ascii="Arial" w:hAnsi="Arial" w:cs="Arial"/>
                    <w:sz w:val="20"/>
                    <w:szCs w:val="20"/>
                  </w:rPr>
                </w:rPrChange>
              </w:rPr>
            </w:pPr>
          </w:p>
        </w:tc>
        <w:tc>
          <w:tcPr>
            <w:tcW w:w="2558" w:type="dxa"/>
          </w:tcPr>
          <w:p w14:paraId="6AB02B8D" w14:textId="77777777" w:rsidR="004237A9" w:rsidRPr="00302AD4" w:rsidRDefault="004237A9" w:rsidP="00331C27">
            <w:pPr>
              <w:rPr>
                <w:ins w:id="2628" w:author="MSAR LEGAL" w:date="2025-04-14T09:35:00Z" w16du:dateUtc="2025-04-14T01:35:00Z"/>
                <w:rFonts w:ascii="Arial" w:hAnsi="Arial" w:cs="Arial"/>
                <w:sz w:val="16"/>
                <w:szCs w:val="16"/>
                <w:rPrChange w:id="2629" w:author="MSAR LEGAL" w:date="2025-04-14T10:18:00Z" w16du:dateUtc="2025-04-14T02:18:00Z">
                  <w:rPr>
                    <w:ins w:id="2630" w:author="MSAR LEGAL" w:date="2025-04-14T09:35:00Z" w16du:dateUtc="2025-04-14T01:35:00Z"/>
                    <w:rFonts w:ascii="Arial" w:hAnsi="Arial" w:cs="Arial"/>
                    <w:sz w:val="20"/>
                    <w:szCs w:val="20"/>
                  </w:rPr>
                </w:rPrChange>
              </w:rPr>
            </w:pPr>
          </w:p>
        </w:tc>
      </w:tr>
      <w:tr w:rsidR="00CB1B65" w:rsidRPr="00302AD4" w14:paraId="00D0A36C" w14:textId="77777777" w:rsidTr="00CB1B65">
        <w:trPr>
          <w:trHeight w:val="360"/>
          <w:ins w:id="2631" w:author="MSAR LEGAL" w:date="2025-04-14T09:35:00Z"/>
        </w:trPr>
        <w:tc>
          <w:tcPr>
            <w:tcW w:w="539" w:type="dxa"/>
          </w:tcPr>
          <w:p w14:paraId="6EBC5B50" w14:textId="77777777" w:rsidR="004237A9" w:rsidRPr="00302AD4" w:rsidRDefault="004237A9" w:rsidP="00331C27">
            <w:pPr>
              <w:jc w:val="center"/>
              <w:rPr>
                <w:ins w:id="2632" w:author="MSAR LEGAL" w:date="2025-04-14T09:35:00Z" w16du:dateUtc="2025-04-14T01:35:00Z"/>
                <w:rFonts w:ascii="Arial" w:hAnsi="Arial" w:cs="Arial"/>
                <w:sz w:val="16"/>
                <w:szCs w:val="16"/>
                <w:rPrChange w:id="2633" w:author="MSAR LEGAL" w:date="2025-04-14T10:18:00Z" w16du:dateUtc="2025-04-14T02:18:00Z">
                  <w:rPr>
                    <w:ins w:id="2634" w:author="MSAR LEGAL" w:date="2025-04-14T09:35:00Z" w16du:dateUtc="2025-04-14T01:35:00Z"/>
                    <w:rFonts w:ascii="Arial" w:hAnsi="Arial" w:cs="Arial"/>
                    <w:sz w:val="20"/>
                    <w:szCs w:val="20"/>
                  </w:rPr>
                </w:rPrChange>
              </w:rPr>
            </w:pPr>
            <w:ins w:id="2635" w:author="MSAR LEGAL" w:date="2025-04-14T09:35:00Z" w16du:dateUtc="2025-04-14T01:35:00Z">
              <w:r w:rsidRPr="00302AD4">
                <w:rPr>
                  <w:rFonts w:ascii="Arial" w:hAnsi="Arial" w:cs="Arial"/>
                  <w:sz w:val="16"/>
                  <w:szCs w:val="16"/>
                  <w:rPrChange w:id="2636" w:author="MSAR LEGAL" w:date="2025-04-14T10:18:00Z" w16du:dateUtc="2025-04-14T02:18:00Z">
                    <w:rPr>
                      <w:rFonts w:ascii="Arial" w:hAnsi="Arial" w:cs="Arial"/>
                      <w:sz w:val="20"/>
                      <w:szCs w:val="20"/>
                    </w:rPr>
                  </w:rPrChange>
                </w:rPr>
                <w:t>3</w:t>
              </w:r>
            </w:ins>
          </w:p>
        </w:tc>
        <w:tc>
          <w:tcPr>
            <w:tcW w:w="5939" w:type="dxa"/>
          </w:tcPr>
          <w:p w14:paraId="4B07FE67" w14:textId="3B7BCC96" w:rsidR="004237A9" w:rsidRPr="00302AD4" w:rsidRDefault="004237A9" w:rsidP="00331C27">
            <w:pPr>
              <w:rPr>
                <w:ins w:id="2637" w:author="MSAR LEGAL" w:date="2025-04-14T09:35:00Z" w16du:dateUtc="2025-04-14T01:35:00Z"/>
                <w:rFonts w:ascii="Arial" w:hAnsi="Arial" w:cs="Arial"/>
                <w:sz w:val="16"/>
                <w:szCs w:val="16"/>
                <w:rPrChange w:id="2638" w:author="MSAR LEGAL" w:date="2025-04-14T10:18:00Z" w16du:dateUtc="2025-04-14T02:18:00Z">
                  <w:rPr>
                    <w:ins w:id="2639" w:author="MSAR LEGAL" w:date="2025-04-14T09:35:00Z" w16du:dateUtc="2025-04-14T01:35:00Z"/>
                    <w:rFonts w:ascii="Arial" w:hAnsi="Arial" w:cs="Arial"/>
                    <w:sz w:val="20"/>
                    <w:szCs w:val="20"/>
                  </w:rPr>
                </w:rPrChange>
              </w:rPr>
            </w:pPr>
            <w:ins w:id="2640" w:author="MSAR LEGAL" w:date="2025-04-14T09:35:00Z" w16du:dateUtc="2025-04-14T01:35:00Z">
              <w:r w:rsidRPr="00302AD4">
                <w:rPr>
                  <w:rFonts w:ascii="Arial" w:hAnsi="Arial" w:cs="Arial"/>
                  <w:sz w:val="16"/>
                  <w:szCs w:val="16"/>
                  <w:rPrChange w:id="2641" w:author="MSAR LEGAL" w:date="2025-04-14T10:18:00Z" w16du:dateUtc="2025-04-14T02:18:00Z">
                    <w:rPr>
                      <w:rFonts w:ascii="Arial" w:hAnsi="Arial" w:cs="Arial"/>
                      <w:sz w:val="20"/>
                      <w:szCs w:val="20"/>
                    </w:rPr>
                  </w:rPrChange>
                </w:rPr>
                <w:t>Memorandum and Article of Association</w:t>
              </w:r>
            </w:ins>
            <w:ins w:id="2642" w:author="Razlan Radzi" w:date="2025-04-14T10:27:00Z" w16du:dateUtc="2025-04-14T02:27:00Z">
              <w:r w:rsidR="00B05FB6">
                <w:rPr>
                  <w:rFonts w:ascii="Arial" w:hAnsi="Arial" w:cs="Arial"/>
                  <w:sz w:val="16"/>
                  <w:szCs w:val="16"/>
                </w:rPr>
                <w:t xml:space="preserve"> / Constitution</w:t>
              </w:r>
            </w:ins>
          </w:p>
        </w:tc>
        <w:tc>
          <w:tcPr>
            <w:tcW w:w="1307" w:type="dxa"/>
          </w:tcPr>
          <w:p w14:paraId="0CB7964E" w14:textId="77777777" w:rsidR="004237A9" w:rsidRPr="00302AD4" w:rsidRDefault="004237A9" w:rsidP="00331C27">
            <w:pPr>
              <w:rPr>
                <w:ins w:id="2643" w:author="MSAR LEGAL" w:date="2025-04-14T09:35:00Z" w16du:dateUtc="2025-04-14T01:35:00Z"/>
                <w:rFonts w:ascii="Arial" w:hAnsi="Arial" w:cs="Arial"/>
                <w:sz w:val="16"/>
                <w:szCs w:val="16"/>
                <w:rPrChange w:id="2644" w:author="MSAR LEGAL" w:date="2025-04-14T10:18:00Z" w16du:dateUtc="2025-04-14T02:18:00Z">
                  <w:rPr>
                    <w:ins w:id="2645" w:author="MSAR LEGAL" w:date="2025-04-14T09:35:00Z" w16du:dateUtc="2025-04-14T01:35:00Z"/>
                    <w:rFonts w:ascii="Arial" w:hAnsi="Arial" w:cs="Arial"/>
                    <w:sz w:val="20"/>
                    <w:szCs w:val="20"/>
                  </w:rPr>
                </w:rPrChange>
              </w:rPr>
            </w:pPr>
          </w:p>
        </w:tc>
        <w:tc>
          <w:tcPr>
            <w:tcW w:w="2558" w:type="dxa"/>
          </w:tcPr>
          <w:p w14:paraId="7A0DDC7D" w14:textId="77777777" w:rsidR="004237A9" w:rsidRPr="00302AD4" w:rsidRDefault="004237A9" w:rsidP="00331C27">
            <w:pPr>
              <w:rPr>
                <w:ins w:id="2646" w:author="MSAR LEGAL" w:date="2025-04-14T09:35:00Z" w16du:dateUtc="2025-04-14T01:35:00Z"/>
                <w:rFonts w:ascii="Arial" w:hAnsi="Arial" w:cs="Arial"/>
                <w:sz w:val="16"/>
                <w:szCs w:val="16"/>
                <w:rPrChange w:id="2647" w:author="MSAR LEGAL" w:date="2025-04-14T10:18:00Z" w16du:dateUtc="2025-04-14T02:18:00Z">
                  <w:rPr>
                    <w:ins w:id="2648" w:author="MSAR LEGAL" w:date="2025-04-14T09:35:00Z" w16du:dateUtc="2025-04-14T01:35:00Z"/>
                    <w:rFonts w:ascii="Arial" w:hAnsi="Arial" w:cs="Arial"/>
                    <w:sz w:val="20"/>
                    <w:szCs w:val="20"/>
                  </w:rPr>
                </w:rPrChange>
              </w:rPr>
            </w:pPr>
          </w:p>
        </w:tc>
      </w:tr>
      <w:tr w:rsidR="00CB1B65" w:rsidRPr="00302AD4" w14:paraId="3BABEB3C" w14:textId="77777777" w:rsidTr="00CB1B65">
        <w:trPr>
          <w:trHeight w:val="360"/>
          <w:ins w:id="2649" w:author="MSAR LEGAL" w:date="2025-04-14T09:35:00Z"/>
        </w:trPr>
        <w:tc>
          <w:tcPr>
            <w:tcW w:w="539" w:type="dxa"/>
          </w:tcPr>
          <w:p w14:paraId="5F1A0B06" w14:textId="77777777" w:rsidR="004237A9" w:rsidRPr="00302AD4" w:rsidRDefault="004237A9" w:rsidP="00331C27">
            <w:pPr>
              <w:jc w:val="center"/>
              <w:rPr>
                <w:ins w:id="2650" w:author="MSAR LEGAL" w:date="2025-04-14T09:35:00Z" w16du:dateUtc="2025-04-14T01:35:00Z"/>
                <w:rFonts w:ascii="Arial" w:hAnsi="Arial" w:cs="Arial"/>
                <w:sz w:val="16"/>
                <w:szCs w:val="16"/>
                <w:rPrChange w:id="2651" w:author="MSAR LEGAL" w:date="2025-04-14T10:18:00Z" w16du:dateUtc="2025-04-14T02:18:00Z">
                  <w:rPr>
                    <w:ins w:id="2652" w:author="MSAR LEGAL" w:date="2025-04-14T09:35:00Z" w16du:dateUtc="2025-04-14T01:35:00Z"/>
                    <w:rFonts w:ascii="Arial" w:hAnsi="Arial" w:cs="Arial"/>
                    <w:sz w:val="20"/>
                    <w:szCs w:val="20"/>
                  </w:rPr>
                </w:rPrChange>
              </w:rPr>
            </w:pPr>
            <w:ins w:id="2653" w:author="MSAR LEGAL" w:date="2025-04-14T09:35:00Z" w16du:dateUtc="2025-04-14T01:35:00Z">
              <w:r w:rsidRPr="00302AD4">
                <w:rPr>
                  <w:rFonts w:ascii="Arial" w:hAnsi="Arial" w:cs="Arial"/>
                  <w:sz w:val="16"/>
                  <w:szCs w:val="16"/>
                  <w:rPrChange w:id="2654" w:author="MSAR LEGAL" w:date="2025-04-14T10:18:00Z" w16du:dateUtc="2025-04-14T02:18:00Z">
                    <w:rPr>
                      <w:rFonts w:ascii="Arial" w:hAnsi="Arial" w:cs="Arial"/>
                      <w:sz w:val="20"/>
                      <w:szCs w:val="20"/>
                    </w:rPr>
                  </w:rPrChange>
                </w:rPr>
                <w:t>4</w:t>
              </w:r>
            </w:ins>
          </w:p>
        </w:tc>
        <w:tc>
          <w:tcPr>
            <w:tcW w:w="5939" w:type="dxa"/>
          </w:tcPr>
          <w:p w14:paraId="0525C624" w14:textId="5CE6997C" w:rsidR="00900478" w:rsidRPr="00302AD4" w:rsidRDefault="00CB1B65" w:rsidP="00331C27">
            <w:pPr>
              <w:rPr>
                <w:ins w:id="2655" w:author="MSAR LEGAL" w:date="2025-04-14T09:35:00Z" w16du:dateUtc="2025-04-14T01:35:00Z"/>
                <w:rFonts w:ascii="Arial" w:hAnsi="Arial" w:cs="Arial"/>
                <w:sz w:val="16"/>
                <w:szCs w:val="16"/>
                <w:rPrChange w:id="2656" w:author="MSAR LEGAL" w:date="2025-04-14T10:18:00Z" w16du:dateUtc="2025-04-14T02:18:00Z">
                  <w:rPr>
                    <w:ins w:id="2657" w:author="MSAR LEGAL" w:date="2025-04-14T09:35:00Z" w16du:dateUtc="2025-04-14T01:35:00Z"/>
                    <w:rFonts w:ascii="Arial" w:hAnsi="Arial" w:cs="Arial"/>
                    <w:sz w:val="20"/>
                    <w:szCs w:val="20"/>
                  </w:rPr>
                </w:rPrChange>
              </w:rPr>
            </w:pPr>
            <w:ins w:id="2658" w:author="MSAR LEGAL" w:date="2025-04-14T10:09:00Z" w16du:dateUtc="2025-04-14T02:09:00Z">
              <w:del w:id="2659" w:author="Razlan Radzi" w:date="2025-04-14T10:26:00Z" w16du:dateUtc="2025-04-14T02:26:00Z">
                <w:r w:rsidRPr="00302AD4" w:rsidDel="00B05FB6">
                  <w:rPr>
                    <w:rFonts w:ascii="Arial" w:hAnsi="Arial" w:cs="Arial"/>
                    <w:sz w:val="16"/>
                    <w:szCs w:val="16"/>
                    <w:rPrChange w:id="2660" w:author="MSAR LEGAL" w:date="2025-04-14T10:18:00Z" w16du:dateUtc="2025-04-14T02:18:00Z">
                      <w:rPr>
                        <w:rFonts w:ascii="Arial Narrow" w:hAnsi="Arial Narrow" w:cs="Arial"/>
                        <w:sz w:val="20"/>
                        <w:szCs w:val="20"/>
                      </w:rPr>
                    </w:rPrChange>
                  </w:rPr>
                  <w:delText xml:space="preserve">Annual Report/ </w:delText>
                </w:r>
              </w:del>
              <w:r w:rsidRPr="00302AD4">
                <w:rPr>
                  <w:rFonts w:ascii="Arial" w:hAnsi="Arial" w:cs="Arial"/>
                  <w:sz w:val="16"/>
                  <w:szCs w:val="16"/>
                  <w:rPrChange w:id="2661" w:author="MSAR LEGAL" w:date="2025-04-14T10:18:00Z" w16du:dateUtc="2025-04-14T02:18:00Z">
                    <w:rPr>
                      <w:rFonts w:ascii="Arial Narrow" w:hAnsi="Arial Narrow" w:cs="Arial"/>
                      <w:sz w:val="20"/>
                      <w:szCs w:val="20"/>
                    </w:rPr>
                  </w:rPrChange>
                </w:rPr>
                <w:t>Company Profile</w:t>
              </w:r>
              <w:del w:id="2662" w:author="Razlan Radzi" w:date="2025-04-14T10:27:00Z" w16du:dateUtc="2025-04-14T02:27:00Z">
                <w:r w:rsidRPr="00302AD4" w:rsidDel="00B05FB6">
                  <w:rPr>
                    <w:rFonts w:ascii="Arial" w:hAnsi="Arial" w:cs="Arial"/>
                    <w:sz w:val="16"/>
                    <w:szCs w:val="16"/>
                    <w:rPrChange w:id="2663" w:author="MSAR LEGAL" w:date="2025-04-14T10:18:00Z" w16du:dateUtc="2025-04-14T02:18:00Z">
                      <w:rPr>
                        <w:rFonts w:ascii="Arial Narrow" w:hAnsi="Arial Narrow" w:cs="Arial"/>
                        <w:sz w:val="20"/>
                        <w:szCs w:val="20"/>
                      </w:rPr>
                    </w:rPrChange>
                  </w:rPr>
                  <w:delText xml:space="preserve"> – Latest</w:delText>
                </w:r>
              </w:del>
              <w:r w:rsidRPr="00302AD4">
                <w:rPr>
                  <w:rFonts w:ascii="Arial" w:hAnsi="Arial" w:cs="Arial"/>
                  <w:sz w:val="16"/>
                  <w:szCs w:val="16"/>
                </w:rPr>
                <w:t xml:space="preserve"> </w:t>
              </w:r>
            </w:ins>
          </w:p>
        </w:tc>
        <w:tc>
          <w:tcPr>
            <w:tcW w:w="1307" w:type="dxa"/>
          </w:tcPr>
          <w:p w14:paraId="152F13AB" w14:textId="77777777" w:rsidR="004237A9" w:rsidRPr="00302AD4" w:rsidRDefault="004237A9" w:rsidP="00331C27">
            <w:pPr>
              <w:rPr>
                <w:ins w:id="2664" w:author="MSAR LEGAL" w:date="2025-04-14T09:35:00Z" w16du:dateUtc="2025-04-14T01:35:00Z"/>
                <w:rFonts w:ascii="Arial" w:hAnsi="Arial" w:cs="Arial"/>
                <w:sz w:val="16"/>
                <w:szCs w:val="16"/>
                <w:rPrChange w:id="2665" w:author="MSAR LEGAL" w:date="2025-04-14T10:18:00Z" w16du:dateUtc="2025-04-14T02:18:00Z">
                  <w:rPr>
                    <w:ins w:id="2666" w:author="MSAR LEGAL" w:date="2025-04-14T09:35:00Z" w16du:dateUtc="2025-04-14T01:35:00Z"/>
                    <w:rFonts w:ascii="Arial" w:hAnsi="Arial" w:cs="Arial"/>
                    <w:sz w:val="20"/>
                    <w:szCs w:val="20"/>
                  </w:rPr>
                </w:rPrChange>
              </w:rPr>
            </w:pPr>
          </w:p>
        </w:tc>
        <w:tc>
          <w:tcPr>
            <w:tcW w:w="2558" w:type="dxa"/>
          </w:tcPr>
          <w:p w14:paraId="4A1250A0" w14:textId="77777777" w:rsidR="004237A9" w:rsidRPr="00302AD4" w:rsidRDefault="004237A9" w:rsidP="00331C27">
            <w:pPr>
              <w:rPr>
                <w:ins w:id="2667" w:author="MSAR LEGAL" w:date="2025-04-14T09:35:00Z" w16du:dateUtc="2025-04-14T01:35:00Z"/>
                <w:rFonts w:ascii="Arial" w:hAnsi="Arial" w:cs="Arial"/>
                <w:sz w:val="16"/>
                <w:szCs w:val="16"/>
                <w:rPrChange w:id="2668" w:author="MSAR LEGAL" w:date="2025-04-14T10:18:00Z" w16du:dateUtc="2025-04-14T02:18:00Z">
                  <w:rPr>
                    <w:ins w:id="2669" w:author="MSAR LEGAL" w:date="2025-04-14T09:35:00Z" w16du:dateUtc="2025-04-14T01:35:00Z"/>
                    <w:rFonts w:ascii="Arial" w:hAnsi="Arial" w:cs="Arial"/>
                    <w:sz w:val="20"/>
                    <w:szCs w:val="20"/>
                  </w:rPr>
                </w:rPrChange>
              </w:rPr>
            </w:pPr>
          </w:p>
        </w:tc>
      </w:tr>
      <w:tr w:rsidR="00B05FB6" w:rsidRPr="00302AD4" w14:paraId="436056CA" w14:textId="77777777" w:rsidTr="00CB1B65">
        <w:trPr>
          <w:trHeight w:val="360"/>
          <w:ins w:id="2670" w:author="Razlan Radzi" w:date="2025-04-14T10:26:00Z"/>
        </w:trPr>
        <w:tc>
          <w:tcPr>
            <w:tcW w:w="539" w:type="dxa"/>
          </w:tcPr>
          <w:p w14:paraId="567E0143" w14:textId="3A84A6EA" w:rsidR="00B05FB6" w:rsidRPr="00B05FB6" w:rsidRDefault="00B05FB6" w:rsidP="00331C27">
            <w:pPr>
              <w:jc w:val="center"/>
              <w:rPr>
                <w:ins w:id="2671" w:author="Razlan Radzi" w:date="2025-04-14T10:26:00Z" w16du:dateUtc="2025-04-14T02:26:00Z"/>
                <w:rFonts w:ascii="Arial" w:hAnsi="Arial" w:cs="Arial"/>
                <w:sz w:val="16"/>
                <w:szCs w:val="16"/>
              </w:rPr>
            </w:pPr>
            <w:ins w:id="2672" w:author="Razlan Radzi" w:date="2025-04-14T10:26:00Z" w16du:dateUtc="2025-04-14T02:26:00Z">
              <w:r>
                <w:rPr>
                  <w:rFonts w:ascii="Arial" w:hAnsi="Arial" w:cs="Arial"/>
                  <w:sz w:val="16"/>
                  <w:szCs w:val="16"/>
                </w:rPr>
                <w:t>5</w:t>
              </w:r>
            </w:ins>
          </w:p>
        </w:tc>
        <w:tc>
          <w:tcPr>
            <w:tcW w:w="5939" w:type="dxa"/>
          </w:tcPr>
          <w:p w14:paraId="3B03490C" w14:textId="40F7155D" w:rsidR="00B05FB6" w:rsidRPr="00302AD4" w:rsidRDefault="00B05FB6" w:rsidP="00331C27">
            <w:pPr>
              <w:rPr>
                <w:ins w:id="2673" w:author="Razlan Radzi" w:date="2025-04-14T10:26:00Z" w16du:dateUtc="2025-04-14T02:26:00Z"/>
                <w:rFonts w:ascii="Arial" w:hAnsi="Arial" w:cs="Arial"/>
                <w:sz w:val="16"/>
                <w:szCs w:val="16"/>
              </w:rPr>
            </w:pPr>
            <w:ins w:id="2674" w:author="Razlan Radzi" w:date="2025-04-14T10:26:00Z" w16du:dateUtc="2025-04-14T02:26:00Z">
              <w:r>
                <w:rPr>
                  <w:rFonts w:ascii="Arial" w:hAnsi="Arial" w:cs="Arial"/>
                  <w:sz w:val="16"/>
                  <w:szCs w:val="16"/>
                </w:rPr>
                <w:t>Latest Annual/Financial Report</w:t>
              </w:r>
            </w:ins>
          </w:p>
        </w:tc>
        <w:tc>
          <w:tcPr>
            <w:tcW w:w="1307" w:type="dxa"/>
          </w:tcPr>
          <w:p w14:paraId="081625CF" w14:textId="77777777" w:rsidR="00B05FB6" w:rsidRPr="00B05FB6" w:rsidRDefault="00B05FB6" w:rsidP="00331C27">
            <w:pPr>
              <w:rPr>
                <w:ins w:id="2675" w:author="Razlan Radzi" w:date="2025-04-14T10:26:00Z" w16du:dateUtc="2025-04-14T02:26:00Z"/>
                <w:rFonts w:ascii="Arial" w:hAnsi="Arial" w:cs="Arial"/>
                <w:sz w:val="16"/>
                <w:szCs w:val="16"/>
              </w:rPr>
            </w:pPr>
          </w:p>
        </w:tc>
        <w:tc>
          <w:tcPr>
            <w:tcW w:w="2558" w:type="dxa"/>
          </w:tcPr>
          <w:p w14:paraId="54B51E82" w14:textId="77777777" w:rsidR="00B05FB6" w:rsidRPr="00B05FB6" w:rsidRDefault="00B05FB6" w:rsidP="00331C27">
            <w:pPr>
              <w:rPr>
                <w:ins w:id="2676" w:author="Razlan Radzi" w:date="2025-04-14T10:26:00Z" w16du:dateUtc="2025-04-14T02:26:00Z"/>
                <w:rFonts w:ascii="Arial" w:hAnsi="Arial" w:cs="Arial"/>
                <w:sz w:val="16"/>
                <w:szCs w:val="16"/>
              </w:rPr>
            </w:pPr>
          </w:p>
        </w:tc>
      </w:tr>
      <w:tr w:rsidR="00CB1B65" w:rsidRPr="00302AD4" w14:paraId="6E88BE99" w14:textId="77777777" w:rsidTr="00CB1B65">
        <w:trPr>
          <w:trHeight w:val="360"/>
          <w:ins w:id="2677" w:author="MSAR LEGAL" w:date="2025-04-14T09:35:00Z"/>
        </w:trPr>
        <w:tc>
          <w:tcPr>
            <w:tcW w:w="539" w:type="dxa"/>
          </w:tcPr>
          <w:p w14:paraId="4D6C1FDB" w14:textId="6ADC30A3" w:rsidR="004237A9" w:rsidRPr="00302AD4" w:rsidRDefault="004237A9" w:rsidP="00331C27">
            <w:pPr>
              <w:jc w:val="center"/>
              <w:rPr>
                <w:ins w:id="2678" w:author="MSAR LEGAL" w:date="2025-04-14T09:35:00Z" w16du:dateUtc="2025-04-14T01:35:00Z"/>
                <w:rFonts w:ascii="Arial" w:hAnsi="Arial" w:cs="Arial"/>
                <w:sz w:val="16"/>
                <w:szCs w:val="16"/>
                <w:rPrChange w:id="2679" w:author="MSAR LEGAL" w:date="2025-04-14T10:18:00Z" w16du:dateUtc="2025-04-14T02:18:00Z">
                  <w:rPr>
                    <w:ins w:id="2680" w:author="MSAR LEGAL" w:date="2025-04-14T09:35:00Z" w16du:dateUtc="2025-04-14T01:35:00Z"/>
                    <w:rFonts w:ascii="Arial" w:hAnsi="Arial" w:cs="Arial"/>
                    <w:sz w:val="20"/>
                    <w:szCs w:val="20"/>
                  </w:rPr>
                </w:rPrChange>
              </w:rPr>
            </w:pPr>
            <w:ins w:id="2681" w:author="MSAR LEGAL" w:date="2025-04-14T09:35:00Z" w16du:dateUtc="2025-04-14T01:35:00Z">
              <w:del w:id="2682" w:author="Razlan Radzi" w:date="2025-04-14T10:26:00Z" w16du:dateUtc="2025-04-14T02:26:00Z">
                <w:r w:rsidRPr="00302AD4" w:rsidDel="00B05FB6">
                  <w:rPr>
                    <w:rFonts w:ascii="Arial" w:hAnsi="Arial" w:cs="Arial"/>
                    <w:sz w:val="16"/>
                    <w:szCs w:val="16"/>
                    <w:rPrChange w:id="2683" w:author="MSAR LEGAL" w:date="2025-04-14T10:18:00Z" w16du:dateUtc="2025-04-14T02:18:00Z">
                      <w:rPr>
                        <w:rFonts w:ascii="Arial" w:hAnsi="Arial" w:cs="Arial"/>
                        <w:sz w:val="20"/>
                        <w:szCs w:val="20"/>
                      </w:rPr>
                    </w:rPrChange>
                  </w:rPr>
                  <w:delText>5</w:delText>
                </w:r>
              </w:del>
            </w:ins>
            <w:ins w:id="2684" w:author="Razlan Radzi" w:date="2025-04-14T10:26:00Z" w16du:dateUtc="2025-04-14T02:26:00Z">
              <w:r w:rsidR="00B05FB6">
                <w:rPr>
                  <w:rFonts w:ascii="Arial" w:hAnsi="Arial" w:cs="Arial"/>
                  <w:sz w:val="16"/>
                  <w:szCs w:val="16"/>
                </w:rPr>
                <w:t>6</w:t>
              </w:r>
            </w:ins>
          </w:p>
        </w:tc>
        <w:tc>
          <w:tcPr>
            <w:tcW w:w="5939" w:type="dxa"/>
          </w:tcPr>
          <w:p w14:paraId="53D9E635" w14:textId="1B16E55F" w:rsidR="00CB1B65" w:rsidRPr="00302AD4" w:rsidDel="00EA1A00" w:rsidRDefault="00CB1B65" w:rsidP="00331C27">
            <w:pPr>
              <w:rPr>
                <w:ins w:id="2685" w:author="MSAR LEGAL" w:date="2025-04-14T10:09:00Z" w16du:dateUtc="2025-04-14T02:09:00Z"/>
                <w:del w:id="2686" w:author="MKS CQS" w:date="2025-04-15T13:06:00Z" w16du:dateUtc="2025-04-15T05:06:00Z"/>
                <w:rFonts w:ascii="Arial" w:hAnsi="Arial" w:cs="Arial"/>
                <w:sz w:val="16"/>
                <w:szCs w:val="16"/>
              </w:rPr>
            </w:pPr>
          </w:p>
          <w:p w14:paraId="480F0434" w14:textId="6654F144" w:rsidR="004237A9" w:rsidRPr="00302AD4" w:rsidRDefault="00CB1B65" w:rsidP="00331C27">
            <w:pPr>
              <w:rPr>
                <w:ins w:id="2687" w:author="MSAR LEGAL" w:date="2025-04-14T09:35:00Z" w16du:dateUtc="2025-04-14T01:35:00Z"/>
                <w:rFonts w:ascii="Arial" w:hAnsi="Arial" w:cs="Arial"/>
                <w:sz w:val="16"/>
                <w:szCs w:val="16"/>
                <w:rPrChange w:id="2688" w:author="MSAR LEGAL" w:date="2025-04-14T10:18:00Z" w16du:dateUtc="2025-04-14T02:18:00Z">
                  <w:rPr>
                    <w:ins w:id="2689" w:author="MSAR LEGAL" w:date="2025-04-14T09:35:00Z" w16du:dateUtc="2025-04-14T01:35:00Z"/>
                    <w:rFonts w:ascii="Arial" w:hAnsi="Arial" w:cs="Arial"/>
                    <w:sz w:val="20"/>
                    <w:szCs w:val="20"/>
                  </w:rPr>
                </w:rPrChange>
              </w:rPr>
            </w:pPr>
            <w:ins w:id="2690" w:author="MSAR LEGAL" w:date="2025-04-14T10:09:00Z" w16du:dateUtc="2025-04-14T02:09:00Z">
              <w:r w:rsidRPr="00302AD4">
                <w:rPr>
                  <w:rFonts w:ascii="Arial" w:hAnsi="Arial" w:cs="Arial"/>
                  <w:sz w:val="16"/>
                  <w:szCs w:val="16"/>
                  <w:rPrChange w:id="2691" w:author="MSAR LEGAL" w:date="2025-04-14T10:18:00Z" w16du:dateUtc="2025-04-14T02:18:00Z">
                    <w:rPr>
                      <w:rFonts w:ascii="Arial Narrow" w:hAnsi="Arial Narrow" w:cs="Arial"/>
                      <w:sz w:val="20"/>
                      <w:szCs w:val="20"/>
                    </w:rPr>
                  </w:rPrChange>
                </w:rPr>
                <w:t>Shareholding Structure – Diagram of Shareholding Structure</w:t>
              </w:r>
              <w:r w:rsidRPr="00302AD4">
                <w:rPr>
                  <w:rFonts w:ascii="Arial" w:hAnsi="Arial" w:cs="Arial"/>
                  <w:sz w:val="16"/>
                  <w:szCs w:val="16"/>
                </w:rPr>
                <w:t xml:space="preserve"> </w:t>
              </w:r>
            </w:ins>
          </w:p>
        </w:tc>
        <w:tc>
          <w:tcPr>
            <w:tcW w:w="1307" w:type="dxa"/>
          </w:tcPr>
          <w:p w14:paraId="03210B19" w14:textId="77777777" w:rsidR="004237A9" w:rsidRPr="00302AD4" w:rsidRDefault="004237A9" w:rsidP="00331C27">
            <w:pPr>
              <w:rPr>
                <w:ins w:id="2692" w:author="MSAR LEGAL" w:date="2025-04-14T09:35:00Z" w16du:dateUtc="2025-04-14T01:35:00Z"/>
                <w:rFonts w:ascii="Arial" w:hAnsi="Arial" w:cs="Arial"/>
                <w:sz w:val="16"/>
                <w:szCs w:val="16"/>
                <w:rPrChange w:id="2693" w:author="MSAR LEGAL" w:date="2025-04-14T10:18:00Z" w16du:dateUtc="2025-04-14T02:18:00Z">
                  <w:rPr>
                    <w:ins w:id="2694" w:author="MSAR LEGAL" w:date="2025-04-14T09:35:00Z" w16du:dateUtc="2025-04-14T01:35:00Z"/>
                    <w:rFonts w:ascii="Arial" w:hAnsi="Arial" w:cs="Arial"/>
                    <w:sz w:val="20"/>
                    <w:szCs w:val="20"/>
                  </w:rPr>
                </w:rPrChange>
              </w:rPr>
            </w:pPr>
          </w:p>
        </w:tc>
        <w:tc>
          <w:tcPr>
            <w:tcW w:w="2558" w:type="dxa"/>
          </w:tcPr>
          <w:p w14:paraId="25B36725" w14:textId="77777777" w:rsidR="004237A9" w:rsidRPr="00302AD4" w:rsidRDefault="004237A9" w:rsidP="00331C27">
            <w:pPr>
              <w:rPr>
                <w:ins w:id="2695" w:author="MSAR LEGAL" w:date="2025-04-14T09:35:00Z" w16du:dateUtc="2025-04-14T01:35:00Z"/>
                <w:rFonts w:ascii="Arial" w:hAnsi="Arial" w:cs="Arial"/>
                <w:sz w:val="16"/>
                <w:szCs w:val="16"/>
                <w:rPrChange w:id="2696" w:author="MSAR LEGAL" w:date="2025-04-14T10:18:00Z" w16du:dateUtc="2025-04-14T02:18:00Z">
                  <w:rPr>
                    <w:ins w:id="2697" w:author="MSAR LEGAL" w:date="2025-04-14T09:35:00Z" w16du:dateUtc="2025-04-14T01:35:00Z"/>
                    <w:rFonts w:ascii="Arial" w:hAnsi="Arial" w:cs="Arial"/>
                    <w:sz w:val="20"/>
                    <w:szCs w:val="20"/>
                  </w:rPr>
                </w:rPrChange>
              </w:rPr>
            </w:pPr>
          </w:p>
        </w:tc>
      </w:tr>
      <w:tr w:rsidR="00CB1B65" w:rsidRPr="00302AD4" w14:paraId="3BD2903A" w14:textId="77777777" w:rsidTr="00CB1B65">
        <w:trPr>
          <w:trHeight w:val="360"/>
          <w:ins w:id="2698" w:author="MSAR LEGAL" w:date="2025-04-14T09:35:00Z"/>
        </w:trPr>
        <w:tc>
          <w:tcPr>
            <w:tcW w:w="539" w:type="dxa"/>
          </w:tcPr>
          <w:p w14:paraId="0F04E15B" w14:textId="47CB53E4" w:rsidR="004237A9" w:rsidRPr="00302AD4" w:rsidRDefault="004237A9" w:rsidP="00331C27">
            <w:pPr>
              <w:jc w:val="center"/>
              <w:rPr>
                <w:ins w:id="2699" w:author="MSAR LEGAL" w:date="2025-04-14T09:35:00Z" w16du:dateUtc="2025-04-14T01:35:00Z"/>
                <w:rFonts w:ascii="Arial" w:hAnsi="Arial" w:cs="Arial"/>
                <w:sz w:val="16"/>
                <w:szCs w:val="16"/>
                <w:rPrChange w:id="2700" w:author="MSAR LEGAL" w:date="2025-04-14T10:18:00Z" w16du:dateUtc="2025-04-14T02:18:00Z">
                  <w:rPr>
                    <w:ins w:id="2701" w:author="MSAR LEGAL" w:date="2025-04-14T09:35:00Z" w16du:dateUtc="2025-04-14T01:35:00Z"/>
                    <w:rFonts w:ascii="Arial" w:hAnsi="Arial" w:cs="Arial"/>
                    <w:sz w:val="20"/>
                    <w:szCs w:val="20"/>
                  </w:rPr>
                </w:rPrChange>
              </w:rPr>
            </w:pPr>
            <w:ins w:id="2702" w:author="MSAR LEGAL" w:date="2025-04-14T09:35:00Z" w16du:dateUtc="2025-04-14T01:35:00Z">
              <w:del w:id="2703" w:author="Razlan Radzi" w:date="2025-04-14T10:26:00Z" w16du:dateUtc="2025-04-14T02:26:00Z">
                <w:r w:rsidRPr="00302AD4" w:rsidDel="00B05FB6">
                  <w:rPr>
                    <w:rFonts w:ascii="Arial" w:hAnsi="Arial" w:cs="Arial"/>
                    <w:sz w:val="16"/>
                    <w:szCs w:val="16"/>
                    <w:rPrChange w:id="2704" w:author="MSAR LEGAL" w:date="2025-04-14T10:18:00Z" w16du:dateUtc="2025-04-14T02:18:00Z">
                      <w:rPr>
                        <w:rFonts w:ascii="Arial" w:hAnsi="Arial" w:cs="Arial"/>
                        <w:sz w:val="20"/>
                        <w:szCs w:val="20"/>
                      </w:rPr>
                    </w:rPrChange>
                  </w:rPr>
                  <w:delText>6</w:delText>
                </w:r>
              </w:del>
            </w:ins>
            <w:ins w:id="2705" w:author="Razlan Radzi" w:date="2025-04-14T10:26:00Z" w16du:dateUtc="2025-04-14T02:26:00Z">
              <w:r w:rsidR="00B05FB6">
                <w:rPr>
                  <w:rFonts w:ascii="Arial" w:hAnsi="Arial" w:cs="Arial"/>
                  <w:sz w:val="16"/>
                  <w:szCs w:val="16"/>
                </w:rPr>
                <w:t>7</w:t>
              </w:r>
            </w:ins>
          </w:p>
        </w:tc>
        <w:tc>
          <w:tcPr>
            <w:tcW w:w="5939" w:type="dxa"/>
          </w:tcPr>
          <w:p w14:paraId="49461795" w14:textId="68BF4158" w:rsidR="004237A9" w:rsidRPr="00302AD4" w:rsidRDefault="00CB1B65" w:rsidP="00331C27">
            <w:pPr>
              <w:rPr>
                <w:ins w:id="2706" w:author="MSAR LEGAL" w:date="2025-04-14T09:35:00Z" w16du:dateUtc="2025-04-14T01:35:00Z"/>
                <w:rFonts w:ascii="Arial" w:hAnsi="Arial" w:cs="Arial"/>
                <w:sz w:val="16"/>
                <w:szCs w:val="16"/>
                <w:rPrChange w:id="2707" w:author="MSAR LEGAL" w:date="2025-04-14T10:18:00Z" w16du:dateUtc="2025-04-14T02:18:00Z">
                  <w:rPr>
                    <w:ins w:id="2708" w:author="MSAR LEGAL" w:date="2025-04-14T09:35:00Z" w16du:dateUtc="2025-04-14T01:35:00Z"/>
                    <w:rFonts w:ascii="Arial" w:hAnsi="Arial" w:cs="Arial"/>
                    <w:sz w:val="20"/>
                    <w:szCs w:val="20"/>
                  </w:rPr>
                </w:rPrChange>
              </w:rPr>
            </w:pPr>
            <w:ins w:id="2709" w:author="MSAR LEGAL" w:date="2025-04-14T10:09:00Z" w16du:dateUtc="2025-04-14T02:09:00Z">
              <w:r w:rsidRPr="00302AD4">
                <w:rPr>
                  <w:rFonts w:ascii="Arial" w:hAnsi="Arial" w:cs="Arial"/>
                  <w:sz w:val="16"/>
                  <w:szCs w:val="16"/>
                </w:rPr>
                <w:t>Bank Statements for most recent last six (6) months</w:t>
              </w:r>
            </w:ins>
          </w:p>
        </w:tc>
        <w:tc>
          <w:tcPr>
            <w:tcW w:w="1307" w:type="dxa"/>
          </w:tcPr>
          <w:p w14:paraId="21037976" w14:textId="77777777" w:rsidR="004237A9" w:rsidRPr="00302AD4" w:rsidRDefault="004237A9" w:rsidP="00331C27">
            <w:pPr>
              <w:rPr>
                <w:ins w:id="2710" w:author="MSAR LEGAL" w:date="2025-04-14T09:35:00Z" w16du:dateUtc="2025-04-14T01:35:00Z"/>
                <w:rFonts w:ascii="Arial" w:hAnsi="Arial" w:cs="Arial"/>
                <w:sz w:val="16"/>
                <w:szCs w:val="16"/>
                <w:rPrChange w:id="2711" w:author="MSAR LEGAL" w:date="2025-04-14T10:18:00Z" w16du:dateUtc="2025-04-14T02:18:00Z">
                  <w:rPr>
                    <w:ins w:id="2712" w:author="MSAR LEGAL" w:date="2025-04-14T09:35:00Z" w16du:dateUtc="2025-04-14T01:35:00Z"/>
                    <w:rFonts w:ascii="Arial" w:hAnsi="Arial" w:cs="Arial"/>
                    <w:sz w:val="20"/>
                    <w:szCs w:val="20"/>
                  </w:rPr>
                </w:rPrChange>
              </w:rPr>
            </w:pPr>
          </w:p>
        </w:tc>
        <w:tc>
          <w:tcPr>
            <w:tcW w:w="2558" w:type="dxa"/>
          </w:tcPr>
          <w:p w14:paraId="1D575E8A" w14:textId="77777777" w:rsidR="004237A9" w:rsidRPr="00302AD4" w:rsidRDefault="004237A9" w:rsidP="00331C27">
            <w:pPr>
              <w:rPr>
                <w:ins w:id="2713" w:author="MSAR LEGAL" w:date="2025-04-14T09:35:00Z" w16du:dateUtc="2025-04-14T01:35:00Z"/>
                <w:rFonts w:ascii="Arial" w:hAnsi="Arial" w:cs="Arial"/>
                <w:sz w:val="16"/>
                <w:szCs w:val="16"/>
                <w:rPrChange w:id="2714" w:author="MSAR LEGAL" w:date="2025-04-14T10:18:00Z" w16du:dateUtc="2025-04-14T02:18:00Z">
                  <w:rPr>
                    <w:ins w:id="2715" w:author="MSAR LEGAL" w:date="2025-04-14T09:35:00Z" w16du:dateUtc="2025-04-14T01:35:00Z"/>
                    <w:rFonts w:ascii="Arial" w:hAnsi="Arial" w:cs="Arial"/>
                    <w:sz w:val="20"/>
                    <w:szCs w:val="20"/>
                  </w:rPr>
                </w:rPrChange>
              </w:rPr>
            </w:pPr>
          </w:p>
        </w:tc>
      </w:tr>
      <w:tr w:rsidR="00EA1A00" w:rsidRPr="00302AD4" w14:paraId="0362FB7A" w14:textId="77777777" w:rsidTr="00CB1B65">
        <w:trPr>
          <w:trHeight w:val="360"/>
          <w:ins w:id="2716" w:author="MKS CQS" w:date="2025-04-15T13:06:00Z"/>
        </w:trPr>
        <w:tc>
          <w:tcPr>
            <w:tcW w:w="539" w:type="dxa"/>
          </w:tcPr>
          <w:p w14:paraId="60AF45AA" w14:textId="74E3B028" w:rsidR="00EA1A00" w:rsidRPr="00EA1A00" w:rsidDel="00B05FB6" w:rsidRDefault="00EA1A00" w:rsidP="00331C27">
            <w:pPr>
              <w:jc w:val="center"/>
              <w:rPr>
                <w:ins w:id="2717" w:author="MKS CQS" w:date="2025-04-15T13:06:00Z" w16du:dateUtc="2025-04-15T05:06:00Z"/>
                <w:rFonts w:ascii="Arial" w:hAnsi="Arial" w:cs="Arial"/>
                <w:sz w:val="16"/>
                <w:szCs w:val="16"/>
              </w:rPr>
            </w:pPr>
            <w:ins w:id="2718" w:author="MKS CQS" w:date="2025-04-15T13:06:00Z" w16du:dateUtc="2025-04-15T05:06:00Z">
              <w:r>
                <w:rPr>
                  <w:rFonts w:ascii="Arial" w:hAnsi="Arial" w:cs="Arial"/>
                  <w:sz w:val="16"/>
                  <w:szCs w:val="16"/>
                </w:rPr>
                <w:t>8</w:t>
              </w:r>
            </w:ins>
          </w:p>
        </w:tc>
        <w:tc>
          <w:tcPr>
            <w:tcW w:w="5939" w:type="dxa"/>
          </w:tcPr>
          <w:p w14:paraId="3F1064E6" w14:textId="35EE929B" w:rsidR="00EA1A00" w:rsidRPr="00302AD4" w:rsidRDefault="00EA1A00" w:rsidP="00331C27">
            <w:pPr>
              <w:rPr>
                <w:ins w:id="2719" w:author="MKS CQS" w:date="2025-04-15T13:06:00Z" w16du:dateUtc="2025-04-15T05:06:00Z"/>
                <w:rFonts w:ascii="Arial" w:hAnsi="Arial" w:cs="Arial"/>
                <w:sz w:val="16"/>
                <w:szCs w:val="16"/>
              </w:rPr>
            </w:pPr>
            <w:ins w:id="2720" w:author="MKS CQS" w:date="2025-04-15T13:06:00Z" w16du:dateUtc="2025-04-15T05:06:00Z">
              <w:r>
                <w:rPr>
                  <w:rFonts w:ascii="Arial" w:hAnsi="Arial" w:cs="Arial"/>
                  <w:sz w:val="16"/>
                  <w:szCs w:val="16"/>
                </w:rPr>
                <w:t>CIDB Registration Certificate</w:t>
              </w:r>
            </w:ins>
          </w:p>
        </w:tc>
        <w:tc>
          <w:tcPr>
            <w:tcW w:w="1307" w:type="dxa"/>
          </w:tcPr>
          <w:p w14:paraId="72FB92BC" w14:textId="77777777" w:rsidR="00EA1A00" w:rsidRPr="00EA1A00" w:rsidRDefault="00EA1A00" w:rsidP="00331C27">
            <w:pPr>
              <w:rPr>
                <w:ins w:id="2721" w:author="MKS CQS" w:date="2025-04-15T13:06:00Z" w16du:dateUtc="2025-04-15T05:06:00Z"/>
                <w:rFonts w:ascii="Arial" w:hAnsi="Arial" w:cs="Arial"/>
                <w:sz w:val="16"/>
                <w:szCs w:val="16"/>
              </w:rPr>
            </w:pPr>
          </w:p>
        </w:tc>
        <w:tc>
          <w:tcPr>
            <w:tcW w:w="2558" w:type="dxa"/>
          </w:tcPr>
          <w:p w14:paraId="38392591" w14:textId="77777777" w:rsidR="00EA1A00" w:rsidRPr="00EA1A00" w:rsidRDefault="00EA1A00" w:rsidP="00331C27">
            <w:pPr>
              <w:rPr>
                <w:ins w:id="2722" w:author="MKS CQS" w:date="2025-04-15T13:06:00Z" w16du:dateUtc="2025-04-15T05:06:00Z"/>
                <w:rFonts w:ascii="Arial" w:hAnsi="Arial" w:cs="Arial"/>
                <w:sz w:val="16"/>
                <w:szCs w:val="16"/>
              </w:rPr>
            </w:pPr>
          </w:p>
        </w:tc>
      </w:tr>
      <w:tr w:rsidR="001D5B88" w:rsidRPr="00302AD4" w14:paraId="3CCF1818" w14:textId="77777777" w:rsidTr="00CB1B65">
        <w:trPr>
          <w:trHeight w:val="360"/>
          <w:ins w:id="2723" w:author="Fadhilah Razak" w:date="2025-04-22T11:59:00Z"/>
        </w:trPr>
        <w:tc>
          <w:tcPr>
            <w:tcW w:w="539" w:type="dxa"/>
          </w:tcPr>
          <w:p w14:paraId="6D4234BC" w14:textId="7360A140" w:rsidR="001D5B88" w:rsidRDefault="001D5B88" w:rsidP="00331C27">
            <w:pPr>
              <w:jc w:val="center"/>
              <w:rPr>
                <w:ins w:id="2724" w:author="Fadhilah Razak" w:date="2025-04-22T11:59:00Z" w16du:dateUtc="2025-04-22T03:59:00Z"/>
                <w:rFonts w:ascii="Arial" w:hAnsi="Arial" w:cs="Arial"/>
                <w:sz w:val="16"/>
                <w:szCs w:val="16"/>
              </w:rPr>
            </w:pPr>
            <w:ins w:id="2725" w:author="Fadhilah Razak" w:date="2025-04-22T11:59:00Z" w16du:dateUtc="2025-04-22T03:59:00Z">
              <w:r>
                <w:rPr>
                  <w:rFonts w:ascii="Arial" w:hAnsi="Arial" w:cs="Arial"/>
                  <w:sz w:val="16"/>
                  <w:szCs w:val="16"/>
                </w:rPr>
                <w:t>9</w:t>
              </w:r>
            </w:ins>
          </w:p>
        </w:tc>
        <w:tc>
          <w:tcPr>
            <w:tcW w:w="5939" w:type="dxa"/>
          </w:tcPr>
          <w:p w14:paraId="1FEDFB26" w14:textId="6335D62D" w:rsidR="001D5B88" w:rsidRDefault="001D5B88" w:rsidP="00331C27">
            <w:pPr>
              <w:rPr>
                <w:ins w:id="2726" w:author="Fadhilah Razak" w:date="2025-04-22T11:59:00Z" w16du:dateUtc="2025-04-22T03:59:00Z"/>
                <w:rFonts w:ascii="Arial" w:hAnsi="Arial" w:cs="Arial"/>
                <w:sz w:val="16"/>
                <w:szCs w:val="16"/>
              </w:rPr>
            </w:pPr>
            <w:ins w:id="2727" w:author="Fadhilah Razak" w:date="2025-04-22T11:59:00Z" w16du:dateUtc="2025-04-22T03:59:00Z">
              <w:del w:id="2728" w:author="MKS CQS" w:date="2025-04-22T16:02:00Z" w16du:dateUtc="2025-04-22T08:02:00Z">
                <w:r w:rsidDel="004D576F">
                  <w:rPr>
                    <w:rFonts w:ascii="Arial" w:hAnsi="Arial" w:cs="Arial"/>
                    <w:sz w:val="16"/>
                    <w:szCs w:val="16"/>
                  </w:rPr>
                  <w:delText xml:space="preserve">List of ISP/OSP Test Gear </w:delText>
                </w:r>
              </w:del>
            </w:ins>
            <w:ins w:id="2729" w:author="Fadhilah Razak" w:date="2025-04-22T12:00:00Z" w16du:dateUtc="2025-04-22T04:00:00Z">
              <w:del w:id="2730" w:author="MKS CQS" w:date="2025-04-22T16:02:00Z" w16du:dateUtc="2025-04-22T08:02:00Z">
                <w:r w:rsidDel="004D576F">
                  <w:rPr>
                    <w:rFonts w:ascii="Arial" w:hAnsi="Arial" w:cs="Arial"/>
                    <w:sz w:val="16"/>
                    <w:szCs w:val="16"/>
                  </w:rPr>
                  <w:delText xml:space="preserve">and Splicing Machine </w:delText>
                </w:r>
              </w:del>
            </w:ins>
            <w:ins w:id="2731" w:author="Fadhilah Razak" w:date="2025-04-22T11:59:00Z" w16du:dateUtc="2025-04-22T03:59:00Z">
              <w:del w:id="2732" w:author="MKS CQS" w:date="2025-04-22T16:02:00Z" w16du:dateUtc="2025-04-22T08:02:00Z">
                <w:r w:rsidDel="004D576F">
                  <w:rPr>
                    <w:rFonts w:ascii="Arial" w:hAnsi="Arial" w:cs="Arial"/>
                    <w:sz w:val="16"/>
                    <w:szCs w:val="16"/>
                  </w:rPr>
                  <w:delText>including Calibration Certificate</w:delText>
                </w:r>
              </w:del>
            </w:ins>
            <w:ins w:id="2733" w:author="MKS CQS" w:date="2025-04-22T16:02:00Z" w16du:dateUtc="2025-04-22T08:02:00Z">
              <w:r w:rsidR="004D576F">
                <w:rPr>
                  <w:rFonts w:ascii="Arial" w:hAnsi="Arial" w:cs="Arial"/>
                  <w:sz w:val="16"/>
                  <w:szCs w:val="16"/>
                </w:rPr>
                <w:t xml:space="preserve">Appendix A: </w:t>
              </w:r>
            </w:ins>
            <w:ins w:id="2734" w:author="MKS CQS" w:date="2025-04-22T16:03:00Z" w16du:dateUtc="2025-04-22T08:03:00Z">
              <w:r w:rsidR="00656E45" w:rsidRPr="00656E45">
                <w:rPr>
                  <w:rFonts w:ascii="Arial" w:hAnsi="Arial" w:cs="Arial"/>
                  <w:sz w:val="16"/>
                  <w:szCs w:val="16"/>
                </w:rPr>
                <w:t>List of Plant, Machinery and Equipment</w:t>
              </w:r>
            </w:ins>
          </w:p>
        </w:tc>
        <w:tc>
          <w:tcPr>
            <w:tcW w:w="1307" w:type="dxa"/>
          </w:tcPr>
          <w:p w14:paraId="07C8952F" w14:textId="77777777" w:rsidR="001D5B88" w:rsidRPr="00EA1A00" w:rsidRDefault="001D5B88" w:rsidP="00331C27">
            <w:pPr>
              <w:rPr>
                <w:ins w:id="2735" w:author="Fadhilah Razak" w:date="2025-04-22T11:59:00Z" w16du:dateUtc="2025-04-22T03:59:00Z"/>
                <w:rFonts w:ascii="Arial" w:hAnsi="Arial" w:cs="Arial"/>
                <w:sz w:val="16"/>
                <w:szCs w:val="16"/>
              </w:rPr>
            </w:pPr>
          </w:p>
        </w:tc>
        <w:tc>
          <w:tcPr>
            <w:tcW w:w="2558" w:type="dxa"/>
          </w:tcPr>
          <w:p w14:paraId="350FDE47" w14:textId="77777777" w:rsidR="001D5B88" w:rsidRPr="00EA1A00" w:rsidRDefault="001D5B88" w:rsidP="00331C27">
            <w:pPr>
              <w:rPr>
                <w:ins w:id="2736" w:author="Fadhilah Razak" w:date="2025-04-22T11:59:00Z" w16du:dateUtc="2025-04-22T03:59:00Z"/>
                <w:rFonts w:ascii="Arial" w:hAnsi="Arial" w:cs="Arial"/>
                <w:sz w:val="16"/>
                <w:szCs w:val="16"/>
              </w:rPr>
            </w:pPr>
          </w:p>
        </w:tc>
      </w:tr>
      <w:tr w:rsidR="00656E45" w:rsidRPr="00302AD4" w14:paraId="159BE38D" w14:textId="77777777" w:rsidTr="00CB1B65">
        <w:trPr>
          <w:trHeight w:val="360"/>
          <w:ins w:id="2737" w:author="MKS CQS" w:date="2025-04-22T16:03:00Z"/>
        </w:trPr>
        <w:tc>
          <w:tcPr>
            <w:tcW w:w="539" w:type="dxa"/>
          </w:tcPr>
          <w:p w14:paraId="4E72A3B8" w14:textId="26F635E2" w:rsidR="00656E45" w:rsidRDefault="00656E45" w:rsidP="00331C27">
            <w:pPr>
              <w:jc w:val="center"/>
              <w:rPr>
                <w:ins w:id="2738" w:author="MKS CQS" w:date="2025-04-22T16:03:00Z" w16du:dateUtc="2025-04-22T08:03:00Z"/>
                <w:rFonts w:ascii="Arial" w:hAnsi="Arial" w:cs="Arial"/>
                <w:sz w:val="16"/>
                <w:szCs w:val="16"/>
              </w:rPr>
            </w:pPr>
            <w:ins w:id="2739" w:author="MKS CQS" w:date="2025-04-22T16:03:00Z" w16du:dateUtc="2025-04-22T08:03:00Z">
              <w:r>
                <w:rPr>
                  <w:rFonts w:ascii="Arial" w:hAnsi="Arial" w:cs="Arial"/>
                  <w:sz w:val="16"/>
                  <w:szCs w:val="16"/>
                </w:rPr>
                <w:t>10</w:t>
              </w:r>
            </w:ins>
          </w:p>
        </w:tc>
        <w:tc>
          <w:tcPr>
            <w:tcW w:w="5939" w:type="dxa"/>
          </w:tcPr>
          <w:p w14:paraId="1EFF96F3" w14:textId="43F8D757" w:rsidR="00656E45" w:rsidDel="004D576F" w:rsidRDefault="00656E45" w:rsidP="00331C27">
            <w:pPr>
              <w:rPr>
                <w:ins w:id="2740" w:author="MKS CQS" w:date="2025-04-22T16:03:00Z" w16du:dateUtc="2025-04-22T08:03:00Z"/>
                <w:rFonts w:ascii="Arial" w:hAnsi="Arial" w:cs="Arial"/>
                <w:sz w:val="16"/>
                <w:szCs w:val="16"/>
              </w:rPr>
            </w:pPr>
            <w:ins w:id="2741" w:author="MKS CQS" w:date="2025-04-22T16:03:00Z" w16du:dateUtc="2025-04-22T08:03:00Z">
              <w:r>
                <w:rPr>
                  <w:rFonts w:ascii="Arial" w:hAnsi="Arial" w:cs="Arial"/>
                  <w:sz w:val="16"/>
                  <w:szCs w:val="16"/>
                </w:rPr>
                <w:t xml:space="preserve">Appendix B: </w:t>
              </w:r>
              <w:r w:rsidRPr="00656E45">
                <w:rPr>
                  <w:rFonts w:ascii="Arial" w:hAnsi="Arial" w:cs="Arial"/>
                  <w:sz w:val="16"/>
                  <w:szCs w:val="16"/>
                </w:rPr>
                <w:t>List of Site Team and Site Staff</w:t>
              </w:r>
            </w:ins>
          </w:p>
        </w:tc>
        <w:tc>
          <w:tcPr>
            <w:tcW w:w="1307" w:type="dxa"/>
          </w:tcPr>
          <w:p w14:paraId="4E4E983B" w14:textId="77777777" w:rsidR="00656E45" w:rsidRPr="00EA1A00" w:rsidRDefault="00656E45" w:rsidP="00331C27">
            <w:pPr>
              <w:rPr>
                <w:ins w:id="2742" w:author="MKS CQS" w:date="2025-04-22T16:03:00Z" w16du:dateUtc="2025-04-22T08:03:00Z"/>
                <w:rFonts w:ascii="Arial" w:hAnsi="Arial" w:cs="Arial"/>
                <w:sz w:val="16"/>
                <w:szCs w:val="16"/>
              </w:rPr>
            </w:pPr>
          </w:p>
        </w:tc>
        <w:tc>
          <w:tcPr>
            <w:tcW w:w="2558" w:type="dxa"/>
          </w:tcPr>
          <w:p w14:paraId="3832F2DD" w14:textId="77777777" w:rsidR="00656E45" w:rsidRPr="00EA1A00" w:rsidRDefault="00656E45" w:rsidP="00331C27">
            <w:pPr>
              <w:rPr>
                <w:ins w:id="2743" w:author="MKS CQS" w:date="2025-04-22T16:03:00Z" w16du:dateUtc="2025-04-22T08:03:00Z"/>
                <w:rFonts w:ascii="Arial" w:hAnsi="Arial" w:cs="Arial"/>
                <w:sz w:val="16"/>
                <w:szCs w:val="16"/>
              </w:rPr>
            </w:pPr>
          </w:p>
        </w:tc>
      </w:tr>
      <w:tr w:rsidR="00656E45" w:rsidRPr="00302AD4" w14:paraId="7DBA548E" w14:textId="77777777" w:rsidTr="00CB1B65">
        <w:trPr>
          <w:trHeight w:val="360"/>
          <w:ins w:id="2744" w:author="MKS CQS" w:date="2025-04-22T16:03:00Z"/>
        </w:trPr>
        <w:tc>
          <w:tcPr>
            <w:tcW w:w="539" w:type="dxa"/>
          </w:tcPr>
          <w:p w14:paraId="48ACEFE5" w14:textId="4A8189E7" w:rsidR="00656E45" w:rsidRDefault="00656E45" w:rsidP="00331C27">
            <w:pPr>
              <w:jc w:val="center"/>
              <w:rPr>
                <w:ins w:id="2745" w:author="MKS CQS" w:date="2025-04-22T16:03:00Z" w16du:dateUtc="2025-04-22T08:03:00Z"/>
                <w:rFonts w:ascii="Arial" w:hAnsi="Arial" w:cs="Arial"/>
                <w:sz w:val="16"/>
                <w:szCs w:val="16"/>
              </w:rPr>
            </w:pPr>
            <w:ins w:id="2746" w:author="MKS CQS" w:date="2025-04-22T16:03:00Z" w16du:dateUtc="2025-04-22T08:03:00Z">
              <w:r>
                <w:rPr>
                  <w:rFonts w:ascii="Arial" w:hAnsi="Arial" w:cs="Arial"/>
                  <w:sz w:val="16"/>
                  <w:szCs w:val="16"/>
                </w:rPr>
                <w:t>11</w:t>
              </w:r>
            </w:ins>
          </w:p>
        </w:tc>
        <w:tc>
          <w:tcPr>
            <w:tcW w:w="5939" w:type="dxa"/>
          </w:tcPr>
          <w:p w14:paraId="2D7BF33E" w14:textId="24250176" w:rsidR="00656E45" w:rsidRDefault="00656E45" w:rsidP="00331C27">
            <w:pPr>
              <w:rPr>
                <w:ins w:id="2747" w:author="MKS CQS" w:date="2025-04-22T16:03:00Z" w16du:dateUtc="2025-04-22T08:03:00Z"/>
                <w:rFonts w:ascii="Arial" w:hAnsi="Arial" w:cs="Arial"/>
                <w:sz w:val="16"/>
                <w:szCs w:val="16"/>
              </w:rPr>
            </w:pPr>
            <w:ins w:id="2748" w:author="MKS CQS" w:date="2025-04-22T16:03:00Z" w16du:dateUtc="2025-04-22T08:03:00Z">
              <w:r>
                <w:rPr>
                  <w:rFonts w:ascii="Arial" w:hAnsi="Arial" w:cs="Arial"/>
                  <w:sz w:val="16"/>
                  <w:szCs w:val="16"/>
                </w:rPr>
                <w:t>Appendix C: List of Past Project Experience</w:t>
              </w:r>
            </w:ins>
          </w:p>
        </w:tc>
        <w:tc>
          <w:tcPr>
            <w:tcW w:w="1307" w:type="dxa"/>
          </w:tcPr>
          <w:p w14:paraId="072F5D34" w14:textId="77777777" w:rsidR="00656E45" w:rsidRPr="00EA1A00" w:rsidRDefault="00656E45" w:rsidP="00331C27">
            <w:pPr>
              <w:rPr>
                <w:ins w:id="2749" w:author="MKS CQS" w:date="2025-04-22T16:03:00Z" w16du:dateUtc="2025-04-22T08:03:00Z"/>
                <w:rFonts w:ascii="Arial" w:hAnsi="Arial" w:cs="Arial"/>
                <w:sz w:val="16"/>
                <w:szCs w:val="16"/>
              </w:rPr>
            </w:pPr>
          </w:p>
        </w:tc>
        <w:tc>
          <w:tcPr>
            <w:tcW w:w="2558" w:type="dxa"/>
          </w:tcPr>
          <w:p w14:paraId="3F1758E6" w14:textId="77777777" w:rsidR="00656E45" w:rsidRPr="00EA1A00" w:rsidRDefault="00656E45" w:rsidP="00331C27">
            <w:pPr>
              <w:rPr>
                <w:ins w:id="2750" w:author="MKS CQS" w:date="2025-04-22T16:03:00Z" w16du:dateUtc="2025-04-22T08:03:00Z"/>
                <w:rFonts w:ascii="Arial" w:hAnsi="Arial" w:cs="Arial"/>
                <w:sz w:val="16"/>
                <w:szCs w:val="16"/>
              </w:rPr>
            </w:pPr>
          </w:p>
        </w:tc>
      </w:tr>
      <w:tr w:rsidR="00656E45" w:rsidRPr="00302AD4" w14:paraId="7ECE0FA4" w14:textId="77777777" w:rsidTr="00CB1B65">
        <w:trPr>
          <w:trHeight w:val="360"/>
          <w:ins w:id="2751" w:author="MKS CQS" w:date="2025-04-22T16:03:00Z"/>
        </w:trPr>
        <w:tc>
          <w:tcPr>
            <w:tcW w:w="539" w:type="dxa"/>
          </w:tcPr>
          <w:p w14:paraId="5D5314B9" w14:textId="161E8A99" w:rsidR="00656E45" w:rsidRDefault="00656E45" w:rsidP="00331C27">
            <w:pPr>
              <w:jc w:val="center"/>
              <w:rPr>
                <w:ins w:id="2752" w:author="MKS CQS" w:date="2025-04-22T16:03:00Z" w16du:dateUtc="2025-04-22T08:03:00Z"/>
                <w:rFonts w:ascii="Arial" w:hAnsi="Arial" w:cs="Arial"/>
                <w:sz w:val="16"/>
                <w:szCs w:val="16"/>
              </w:rPr>
            </w:pPr>
            <w:ins w:id="2753" w:author="MKS CQS" w:date="2025-04-22T16:04:00Z" w16du:dateUtc="2025-04-22T08:04:00Z">
              <w:r>
                <w:rPr>
                  <w:rFonts w:ascii="Arial" w:hAnsi="Arial" w:cs="Arial"/>
                  <w:sz w:val="16"/>
                  <w:szCs w:val="16"/>
                </w:rPr>
                <w:t>12</w:t>
              </w:r>
            </w:ins>
          </w:p>
        </w:tc>
        <w:tc>
          <w:tcPr>
            <w:tcW w:w="5939" w:type="dxa"/>
          </w:tcPr>
          <w:p w14:paraId="574ED758" w14:textId="4D90E9FC" w:rsidR="00656E45" w:rsidRDefault="00656E45" w:rsidP="00331C27">
            <w:pPr>
              <w:rPr>
                <w:ins w:id="2754" w:author="MKS CQS" w:date="2025-04-22T16:03:00Z" w16du:dateUtc="2025-04-22T08:03:00Z"/>
                <w:rFonts w:ascii="Arial" w:hAnsi="Arial" w:cs="Arial"/>
                <w:sz w:val="16"/>
                <w:szCs w:val="16"/>
              </w:rPr>
            </w:pPr>
            <w:ins w:id="2755" w:author="MKS CQS" w:date="2025-04-22T16:04:00Z" w16du:dateUtc="2025-04-22T08:04:00Z">
              <w:r>
                <w:rPr>
                  <w:rFonts w:ascii="Arial" w:hAnsi="Arial" w:cs="Arial"/>
                  <w:sz w:val="16"/>
                  <w:szCs w:val="16"/>
                </w:rPr>
                <w:t>Appendix D: List of Current Projects</w:t>
              </w:r>
            </w:ins>
          </w:p>
        </w:tc>
        <w:tc>
          <w:tcPr>
            <w:tcW w:w="1307" w:type="dxa"/>
          </w:tcPr>
          <w:p w14:paraId="06A83885" w14:textId="77777777" w:rsidR="00656E45" w:rsidRPr="00EA1A00" w:rsidRDefault="00656E45" w:rsidP="00331C27">
            <w:pPr>
              <w:rPr>
                <w:ins w:id="2756" w:author="MKS CQS" w:date="2025-04-22T16:03:00Z" w16du:dateUtc="2025-04-22T08:03:00Z"/>
                <w:rFonts w:ascii="Arial" w:hAnsi="Arial" w:cs="Arial"/>
                <w:sz w:val="16"/>
                <w:szCs w:val="16"/>
              </w:rPr>
            </w:pPr>
          </w:p>
        </w:tc>
        <w:tc>
          <w:tcPr>
            <w:tcW w:w="2558" w:type="dxa"/>
          </w:tcPr>
          <w:p w14:paraId="7E8CE8DB" w14:textId="77777777" w:rsidR="00656E45" w:rsidRPr="00EA1A00" w:rsidRDefault="00656E45" w:rsidP="00331C27">
            <w:pPr>
              <w:rPr>
                <w:ins w:id="2757" w:author="MKS CQS" w:date="2025-04-22T16:03:00Z" w16du:dateUtc="2025-04-22T08:03:00Z"/>
                <w:rFonts w:ascii="Arial" w:hAnsi="Arial" w:cs="Arial"/>
                <w:sz w:val="16"/>
                <w:szCs w:val="16"/>
              </w:rPr>
            </w:pPr>
          </w:p>
        </w:tc>
      </w:tr>
      <w:tr w:rsidR="00CB1B65" w:rsidRPr="00302AD4" w14:paraId="28D4FE8A" w14:textId="77777777" w:rsidTr="00CB1B65">
        <w:trPr>
          <w:trHeight w:val="360"/>
          <w:ins w:id="2758" w:author="MSAR LEGAL" w:date="2025-04-14T09:35:00Z"/>
        </w:trPr>
        <w:tc>
          <w:tcPr>
            <w:tcW w:w="539" w:type="dxa"/>
          </w:tcPr>
          <w:p w14:paraId="17F3CE79" w14:textId="68383696" w:rsidR="004237A9" w:rsidRPr="00302AD4" w:rsidRDefault="004237A9" w:rsidP="00331C27">
            <w:pPr>
              <w:jc w:val="center"/>
              <w:rPr>
                <w:ins w:id="2759" w:author="MSAR LEGAL" w:date="2025-04-14T09:35:00Z" w16du:dateUtc="2025-04-14T01:35:00Z"/>
                <w:rFonts w:ascii="Arial" w:hAnsi="Arial" w:cs="Arial"/>
                <w:sz w:val="16"/>
                <w:szCs w:val="16"/>
                <w:rPrChange w:id="2760" w:author="MSAR LEGAL" w:date="2025-04-14T10:18:00Z" w16du:dateUtc="2025-04-14T02:18:00Z">
                  <w:rPr>
                    <w:ins w:id="2761" w:author="MSAR LEGAL" w:date="2025-04-14T09:35:00Z" w16du:dateUtc="2025-04-14T01:35:00Z"/>
                    <w:rFonts w:ascii="Arial" w:hAnsi="Arial" w:cs="Arial"/>
                    <w:sz w:val="20"/>
                    <w:szCs w:val="20"/>
                  </w:rPr>
                </w:rPrChange>
              </w:rPr>
            </w:pPr>
            <w:ins w:id="2762" w:author="MSAR LEGAL" w:date="2025-04-14T09:35:00Z" w16du:dateUtc="2025-04-14T01:35:00Z">
              <w:del w:id="2763" w:author="Razlan Radzi" w:date="2025-04-14T10:26:00Z" w16du:dateUtc="2025-04-14T02:26:00Z">
                <w:r w:rsidRPr="00302AD4" w:rsidDel="00B05FB6">
                  <w:rPr>
                    <w:rFonts w:ascii="Arial" w:hAnsi="Arial" w:cs="Arial"/>
                    <w:sz w:val="16"/>
                    <w:szCs w:val="16"/>
                    <w:rPrChange w:id="2764" w:author="MSAR LEGAL" w:date="2025-04-14T10:18:00Z" w16du:dateUtc="2025-04-14T02:18:00Z">
                      <w:rPr>
                        <w:rFonts w:ascii="Arial" w:hAnsi="Arial" w:cs="Arial"/>
                        <w:sz w:val="20"/>
                        <w:szCs w:val="20"/>
                      </w:rPr>
                    </w:rPrChange>
                  </w:rPr>
                  <w:delText>7</w:delText>
                </w:r>
              </w:del>
            </w:ins>
            <w:ins w:id="2765" w:author="MKS CQS" w:date="2025-04-15T13:06:00Z" w16du:dateUtc="2025-04-15T05:06:00Z">
              <w:del w:id="2766" w:author="Fadhilah Razak" w:date="2025-04-22T12:00:00Z" w16du:dateUtc="2025-04-22T04:00:00Z">
                <w:r w:rsidR="00EA1A00" w:rsidDel="001D5B88">
                  <w:rPr>
                    <w:rFonts w:ascii="Arial" w:hAnsi="Arial" w:cs="Arial"/>
                    <w:sz w:val="16"/>
                    <w:szCs w:val="16"/>
                  </w:rPr>
                  <w:delText>9</w:delText>
                </w:r>
              </w:del>
            </w:ins>
            <w:ins w:id="2767" w:author="Fadhilah Razak" w:date="2025-04-22T12:00:00Z" w16du:dateUtc="2025-04-22T04:00:00Z">
              <w:r w:rsidR="001D5B88">
                <w:rPr>
                  <w:rFonts w:ascii="Arial" w:hAnsi="Arial" w:cs="Arial"/>
                  <w:sz w:val="16"/>
                  <w:szCs w:val="16"/>
                </w:rPr>
                <w:t>1</w:t>
              </w:r>
            </w:ins>
            <w:ins w:id="2768" w:author="MKS CQS" w:date="2025-04-22T16:04:00Z" w16du:dateUtc="2025-04-22T08:04:00Z">
              <w:r w:rsidR="00656E45">
                <w:rPr>
                  <w:rFonts w:ascii="Arial" w:hAnsi="Arial" w:cs="Arial"/>
                  <w:sz w:val="16"/>
                  <w:szCs w:val="16"/>
                </w:rPr>
                <w:t>3</w:t>
              </w:r>
            </w:ins>
            <w:ins w:id="2769" w:author="Fadhilah Razak" w:date="2025-04-22T12:00:00Z" w16du:dateUtc="2025-04-22T04:00:00Z">
              <w:del w:id="2770" w:author="MKS CQS" w:date="2025-04-22T16:04:00Z" w16du:dateUtc="2025-04-22T08:04:00Z">
                <w:r w:rsidR="001D5B88" w:rsidDel="00656E45">
                  <w:rPr>
                    <w:rFonts w:ascii="Arial" w:hAnsi="Arial" w:cs="Arial"/>
                    <w:sz w:val="16"/>
                    <w:szCs w:val="16"/>
                  </w:rPr>
                  <w:delText>0</w:delText>
                </w:r>
              </w:del>
            </w:ins>
            <w:ins w:id="2771" w:author="Razlan Radzi" w:date="2025-04-14T10:26:00Z" w16du:dateUtc="2025-04-14T02:26:00Z">
              <w:del w:id="2772" w:author="MKS CQS" w:date="2025-04-15T13:06:00Z" w16du:dateUtc="2025-04-15T05:06:00Z">
                <w:r w:rsidR="00B05FB6" w:rsidDel="00EA1A00">
                  <w:rPr>
                    <w:rFonts w:ascii="Arial" w:hAnsi="Arial" w:cs="Arial"/>
                    <w:sz w:val="16"/>
                    <w:szCs w:val="16"/>
                  </w:rPr>
                  <w:delText>8</w:delText>
                </w:r>
              </w:del>
            </w:ins>
          </w:p>
        </w:tc>
        <w:tc>
          <w:tcPr>
            <w:tcW w:w="5939" w:type="dxa"/>
          </w:tcPr>
          <w:p w14:paraId="7F44C3C8" w14:textId="77777777" w:rsidR="004237A9" w:rsidRPr="00302AD4" w:rsidRDefault="004237A9" w:rsidP="00331C27">
            <w:pPr>
              <w:rPr>
                <w:ins w:id="2773" w:author="MSAR LEGAL" w:date="2025-04-14T09:35:00Z" w16du:dateUtc="2025-04-14T01:35:00Z"/>
                <w:rFonts w:ascii="Arial" w:hAnsi="Arial" w:cs="Arial"/>
                <w:sz w:val="16"/>
                <w:szCs w:val="16"/>
                <w:rPrChange w:id="2774" w:author="MSAR LEGAL" w:date="2025-04-14T10:18:00Z" w16du:dateUtc="2025-04-14T02:18:00Z">
                  <w:rPr>
                    <w:ins w:id="2775" w:author="MSAR LEGAL" w:date="2025-04-14T09:35:00Z" w16du:dateUtc="2025-04-14T01:35:00Z"/>
                    <w:rFonts w:ascii="Arial" w:hAnsi="Arial" w:cs="Arial"/>
                    <w:sz w:val="20"/>
                    <w:szCs w:val="20"/>
                  </w:rPr>
                </w:rPrChange>
              </w:rPr>
            </w:pPr>
            <w:ins w:id="2776" w:author="MSAR LEGAL" w:date="2025-04-14T09:35:00Z" w16du:dateUtc="2025-04-14T01:35:00Z">
              <w:r w:rsidRPr="00302AD4">
                <w:rPr>
                  <w:rFonts w:ascii="Arial" w:hAnsi="Arial" w:cs="Arial"/>
                  <w:sz w:val="16"/>
                  <w:szCs w:val="16"/>
                  <w:rPrChange w:id="2777" w:author="MSAR LEGAL" w:date="2025-04-14T10:18:00Z" w16du:dateUtc="2025-04-14T02:18:00Z">
                    <w:rPr>
                      <w:rFonts w:ascii="Arial" w:hAnsi="Arial" w:cs="Arial"/>
                      <w:sz w:val="20"/>
                      <w:szCs w:val="20"/>
                    </w:rPr>
                  </w:rPrChange>
                </w:rPr>
                <w:t>Other supporting documents (if any)</w:t>
              </w:r>
            </w:ins>
          </w:p>
        </w:tc>
        <w:tc>
          <w:tcPr>
            <w:tcW w:w="1307" w:type="dxa"/>
          </w:tcPr>
          <w:p w14:paraId="0C17C8F8" w14:textId="77777777" w:rsidR="004237A9" w:rsidRPr="00302AD4" w:rsidRDefault="004237A9" w:rsidP="00331C27">
            <w:pPr>
              <w:rPr>
                <w:ins w:id="2778" w:author="MSAR LEGAL" w:date="2025-04-14T09:35:00Z" w16du:dateUtc="2025-04-14T01:35:00Z"/>
                <w:rFonts w:ascii="Arial" w:hAnsi="Arial" w:cs="Arial"/>
                <w:sz w:val="16"/>
                <w:szCs w:val="16"/>
                <w:rPrChange w:id="2779" w:author="MSAR LEGAL" w:date="2025-04-14T10:18:00Z" w16du:dateUtc="2025-04-14T02:18:00Z">
                  <w:rPr>
                    <w:ins w:id="2780" w:author="MSAR LEGAL" w:date="2025-04-14T09:35:00Z" w16du:dateUtc="2025-04-14T01:35:00Z"/>
                    <w:rFonts w:ascii="Arial" w:hAnsi="Arial" w:cs="Arial"/>
                    <w:sz w:val="20"/>
                    <w:szCs w:val="20"/>
                  </w:rPr>
                </w:rPrChange>
              </w:rPr>
            </w:pPr>
          </w:p>
        </w:tc>
        <w:tc>
          <w:tcPr>
            <w:tcW w:w="2558" w:type="dxa"/>
          </w:tcPr>
          <w:p w14:paraId="07858892" w14:textId="77777777" w:rsidR="004237A9" w:rsidRPr="00302AD4" w:rsidRDefault="004237A9" w:rsidP="00331C27">
            <w:pPr>
              <w:rPr>
                <w:ins w:id="2781" w:author="MSAR LEGAL" w:date="2025-04-14T09:35:00Z" w16du:dateUtc="2025-04-14T01:35:00Z"/>
                <w:rFonts w:ascii="Arial" w:hAnsi="Arial" w:cs="Arial"/>
                <w:sz w:val="16"/>
                <w:szCs w:val="16"/>
                <w:rPrChange w:id="2782" w:author="MSAR LEGAL" w:date="2025-04-14T10:18:00Z" w16du:dateUtc="2025-04-14T02:18:00Z">
                  <w:rPr>
                    <w:ins w:id="2783" w:author="MSAR LEGAL" w:date="2025-04-14T09:35:00Z" w16du:dateUtc="2025-04-14T01:35:00Z"/>
                    <w:rFonts w:ascii="Arial" w:hAnsi="Arial" w:cs="Arial"/>
                    <w:sz w:val="20"/>
                    <w:szCs w:val="20"/>
                  </w:rPr>
                </w:rPrChange>
              </w:rPr>
            </w:pPr>
          </w:p>
        </w:tc>
      </w:tr>
    </w:tbl>
    <w:p w14:paraId="0E35C223" w14:textId="4930B86A" w:rsidR="004237A9" w:rsidRPr="00302AD4" w:rsidDel="00EA1A00" w:rsidRDefault="004237A9" w:rsidP="004237A9">
      <w:pPr>
        <w:rPr>
          <w:ins w:id="2784" w:author="MSAR LEGAL" w:date="2025-04-14T09:35:00Z" w16du:dateUtc="2025-04-14T01:35:00Z"/>
          <w:del w:id="2785" w:author="MKS CQS" w:date="2025-04-15T13:06:00Z" w16du:dateUtc="2025-04-15T05:06:00Z"/>
          <w:rFonts w:ascii="Arial" w:hAnsi="Arial" w:cs="Arial"/>
          <w:b/>
          <w:bCs/>
          <w:sz w:val="16"/>
          <w:szCs w:val="16"/>
          <w:rPrChange w:id="2786" w:author="MSAR LEGAL" w:date="2025-04-14T10:18:00Z" w16du:dateUtc="2025-04-14T02:18:00Z">
            <w:rPr>
              <w:ins w:id="2787" w:author="MSAR LEGAL" w:date="2025-04-14T09:35:00Z" w16du:dateUtc="2025-04-14T01:35:00Z"/>
              <w:del w:id="2788" w:author="MKS CQS" w:date="2025-04-15T13:06:00Z" w16du:dateUtc="2025-04-15T05:06:00Z"/>
              <w:b/>
              <w:bCs/>
            </w:rPr>
          </w:rPrChange>
        </w:rPr>
      </w:pPr>
    </w:p>
    <w:p w14:paraId="11DEB336" w14:textId="77777777" w:rsidR="00EA1A00" w:rsidRDefault="00EA1A00" w:rsidP="004237A9">
      <w:pPr>
        <w:jc w:val="both"/>
        <w:rPr>
          <w:ins w:id="2789" w:author="MKS CQS" w:date="2025-04-15T13:06:00Z" w16du:dateUtc="2025-04-15T05:06:00Z"/>
          <w:rFonts w:ascii="Arial" w:hAnsi="Arial" w:cs="Arial"/>
          <w:b/>
          <w:bCs/>
          <w:sz w:val="16"/>
          <w:szCs w:val="16"/>
        </w:rPr>
      </w:pPr>
    </w:p>
    <w:p w14:paraId="3F656F90" w14:textId="02910E50" w:rsidR="004237A9" w:rsidRPr="00302AD4" w:rsidRDefault="004237A9" w:rsidP="004237A9">
      <w:pPr>
        <w:jc w:val="both"/>
        <w:rPr>
          <w:ins w:id="2790" w:author="MSAR LEGAL" w:date="2025-04-14T09:35:00Z" w16du:dateUtc="2025-04-14T01:35:00Z"/>
          <w:rFonts w:ascii="Arial" w:hAnsi="Arial" w:cs="Arial"/>
          <w:b/>
          <w:bCs/>
          <w:sz w:val="16"/>
          <w:szCs w:val="16"/>
          <w:rPrChange w:id="2791" w:author="MSAR LEGAL" w:date="2025-04-14T10:18:00Z" w16du:dateUtc="2025-04-14T02:18:00Z">
            <w:rPr>
              <w:ins w:id="2792" w:author="MSAR LEGAL" w:date="2025-04-14T09:35:00Z" w16du:dateUtc="2025-04-14T01:35:00Z"/>
              <w:rFonts w:ascii="Arial" w:hAnsi="Arial" w:cs="Arial"/>
              <w:b/>
              <w:bCs/>
              <w:sz w:val="20"/>
              <w:szCs w:val="20"/>
            </w:rPr>
          </w:rPrChange>
        </w:rPr>
      </w:pPr>
      <w:ins w:id="2793" w:author="MSAR LEGAL" w:date="2025-04-14T09:35:00Z" w16du:dateUtc="2025-04-14T01:35:00Z">
        <w:r w:rsidRPr="00302AD4">
          <w:rPr>
            <w:rFonts w:ascii="Arial" w:hAnsi="Arial" w:cs="Arial"/>
            <w:b/>
            <w:bCs/>
            <w:sz w:val="16"/>
            <w:szCs w:val="16"/>
            <w:rPrChange w:id="2794" w:author="MSAR LEGAL" w:date="2025-04-14T10:18:00Z" w16du:dateUtc="2025-04-14T02:18:00Z">
              <w:rPr>
                <w:rFonts w:ascii="Arial" w:hAnsi="Arial" w:cs="Arial"/>
                <w:b/>
                <w:bCs/>
                <w:sz w:val="20"/>
                <w:szCs w:val="20"/>
              </w:rPr>
            </w:rPrChange>
          </w:rPr>
          <w:t>Note:</w:t>
        </w:r>
      </w:ins>
    </w:p>
    <w:p w14:paraId="3175BFA7" w14:textId="77777777" w:rsidR="004237A9" w:rsidRPr="00302AD4" w:rsidRDefault="004237A9" w:rsidP="004237A9">
      <w:pPr>
        <w:pStyle w:val="ListParagraph"/>
        <w:numPr>
          <w:ilvl w:val="0"/>
          <w:numId w:val="3"/>
        </w:numPr>
        <w:jc w:val="both"/>
        <w:rPr>
          <w:ins w:id="2795" w:author="MSAR LEGAL" w:date="2025-04-14T09:35:00Z" w16du:dateUtc="2025-04-14T01:35:00Z"/>
          <w:rFonts w:cs="Arial"/>
          <w:sz w:val="16"/>
          <w:szCs w:val="16"/>
          <w:rPrChange w:id="2796" w:author="MSAR LEGAL" w:date="2025-04-14T10:18:00Z" w16du:dateUtc="2025-04-14T02:18:00Z">
            <w:rPr>
              <w:ins w:id="2797" w:author="MSAR LEGAL" w:date="2025-04-14T09:35:00Z" w16du:dateUtc="2025-04-14T01:35:00Z"/>
              <w:rFonts w:cs="Arial"/>
              <w:szCs w:val="20"/>
            </w:rPr>
          </w:rPrChange>
        </w:rPr>
      </w:pPr>
      <w:ins w:id="2798" w:author="MSAR LEGAL" w:date="2025-04-14T09:35:00Z" w16du:dateUtc="2025-04-14T01:35:00Z">
        <w:r w:rsidRPr="00302AD4">
          <w:rPr>
            <w:rFonts w:cs="Arial"/>
            <w:sz w:val="16"/>
            <w:szCs w:val="16"/>
            <w:rPrChange w:id="2799" w:author="MSAR LEGAL" w:date="2025-04-14T10:18:00Z" w16du:dateUtc="2025-04-14T02:18:00Z">
              <w:rPr>
                <w:rFonts w:cs="Arial"/>
                <w:szCs w:val="20"/>
              </w:rPr>
            </w:rPrChange>
          </w:rPr>
          <w:t xml:space="preserve">All documents sourced from outside of Malaysia must be in English. Should the original document </w:t>
        </w:r>
        <w:proofErr w:type="gramStart"/>
        <w:r w:rsidRPr="00302AD4">
          <w:rPr>
            <w:rFonts w:cs="Arial"/>
            <w:sz w:val="16"/>
            <w:szCs w:val="16"/>
            <w:rPrChange w:id="2800" w:author="MSAR LEGAL" w:date="2025-04-14T10:18:00Z" w16du:dateUtc="2025-04-14T02:18:00Z">
              <w:rPr>
                <w:rFonts w:cs="Arial"/>
                <w:szCs w:val="20"/>
              </w:rPr>
            </w:rPrChange>
          </w:rPr>
          <w:t>is</w:t>
        </w:r>
        <w:proofErr w:type="gramEnd"/>
        <w:r w:rsidRPr="00302AD4">
          <w:rPr>
            <w:rFonts w:cs="Arial"/>
            <w:sz w:val="16"/>
            <w:szCs w:val="16"/>
            <w:rPrChange w:id="2801" w:author="MSAR LEGAL" w:date="2025-04-14T10:18:00Z" w16du:dateUtc="2025-04-14T02:18:00Z">
              <w:rPr>
                <w:rFonts w:cs="Arial"/>
                <w:szCs w:val="20"/>
              </w:rPr>
            </w:rPrChange>
          </w:rPr>
          <w:t xml:space="preserve"> not in English, please provide a certified translation to the original.</w:t>
        </w:r>
      </w:ins>
    </w:p>
    <w:p w14:paraId="0D46496E" w14:textId="502D6DCA" w:rsidR="004237A9" w:rsidRPr="00302AD4" w:rsidRDefault="00900478" w:rsidP="004237A9">
      <w:pPr>
        <w:pStyle w:val="ListParagraph"/>
        <w:numPr>
          <w:ilvl w:val="0"/>
          <w:numId w:val="3"/>
        </w:numPr>
        <w:jc w:val="both"/>
        <w:rPr>
          <w:ins w:id="2802" w:author="MSAR LEGAL" w:date="2025-04-14T09:35:00Z" w16du:dateUtc="2025-04-14T01:35:00Z"/>
          <w:rFonts w:cs="Arial"/>
          <w:sz w:val="16"/>
          <w:szCs w:val="16"/>
          <w:rPrChange w:id="2803" w:author="MSAR LEGAL" w:date="2025-04-14T10:18:00Z" w16du:dateUtc="2025-04-14T02:18:00Z">
            <w:rPr>
              <w:ins w:id="2804" w:author="MSAR LEGAL" w:date="2025-04-14T09:35:00Z" w16du:dateUtc="2025-04-14T01:35:00Z"/>
              <w:rFonts w:cs="Arial"/>
              <w:szCs w:val="20"/>
            </w:rPr>
          </w:rPrChange>
        </w:rPr>
      </w:pPr>
      <w:ins w:id="2805" w:author="MSAR LEGAL" w:date="2025-04-14T09:39:00Z" w16du:dateUtc="2025-04-14T01:39:00Z">
        <w:r w:rsidRPr="00302AD4">
          <w:rPr>
            <w:rFonts w:cs="Arial"/>
            <w:sz w:val="16"/>
            <w:szCs w:val="16"/>
            <w:rPrChange w:id="2806" w:author="MSAR LEGAL" w:date="2025-04-14T10:18:00Z" w16du:dateUtc="2025-04-14T02:18:00Z">
              <w:rPr>
                <w:rFonts w:cs="Arial"/>
                <w:szCs w:val="20"/>
              </w:rPr>
            </w:rPrChange>
          </w:rPr>
          <w:t>MSAR</w:t>
        </w:r>
      </w:ins>
      <w:ins w:id="2807" w:author="MSAR LEGAL" w:date="2025-04-14T09:35:00Z" w16du:dateUtc="2025-04-14T01:35:00Z">
        <w:r w:rsidR="004237A9" w:rsidRPr="00302AD4">
          <w:rPr>
            <w:rFonts w:cs="Arial"/>
            <w:sz w:val="16"/>
            <w:szCs w:val="16"/>
            <w:rPrChange w:id="2808" w:author="MSAR LEGAL" w:date="2025-04-14T10:18:00Z" w16du:dateUtc="2025-04-14T02:18:00Z">
              <w:rPr>
                <w:rFonts w:cs="Arial"/>
                <w:szCs w:val="20"/>
              </w:rPr>
            </w:rPrChange>
          </w:rPr>
          <w:t xml:space="preserve"> personnel may request for further clarification and additional document(s) during registration process. Please ensure the contact person(s) given in Section A is the person in charge of this application and related matters.</w:t>
        </w:r>
      </w:ins>
    </w:p>
    <w:p w14:paraId="72D3F3FD" w14:textId="3435BCF5" w:rsidR="00231BAF" w:rsidRPr="00302AD4" w:rsidRDefault="00A91BD7">
      <w:pPr>
        <w:spacing w:after="0"/>
        <w:rPr>
          <w:rFonts w:ascii="Arial" w:hAnsi="Arial" w:cs="Arial"/>
          <w:sz w:val="16"/>
          <w:szCs w:val="16"/>
          <w:rPrChange w:id="2809" w:author="MSAR LEGAL" w:date="2025-04-14T10:18:00Z" w16du:dateUtc="2025-04-14T02:18:00Z">
            <w:rPr/>
          </w:rPrChange>
        </w:rPr>
      </w:pPr>
      <w:del w:id="2810" w:author="MSAR LEGAL" w:date="2025-04-14T09:35:00Z" w16du:dateUtc="2025-04-14T01:35:00Z">
        <w:r w:rsidRPr="00302AD4" w:rsidDel="004237A9">
          <w:rPr>
            <w:rFonts w:ascii="Arial" w:hAnsi="Arial" w:cs="Arial"/>
            <w:b/>
            <w:sz w:val="16"/>
            <w:szCs w:val="16"/>
            <w:rPrChange w:id="2811" w:author="MSAR LEGAL" w:date="2025-04-14T10:18:00Z" w16du:dateUtc="2025-04-14T02:18:00Z">
              <w:rPr>
                <w:b/>
                <w:sz w:val="30"/>
              </w:rPr>
            </w:rPrChange>
          </w:rPr>
          <w:delText xml:space="preserve"> </w:delText>
        </w:r>
      </w:del>
    </w:p>
    <w:sectPr w:rsidR="00231BAF" w:rsidRPr="00302AD4" w:rsidSect="009A2F73">
      <w:pgSz w:w="11906" w:h="16838"/>
      <w:pgMar w:top="360" w:right="654" w:bottom="630" w:left="852" w:header="720" w:footer="720" w:gutter="0"/>
      <w:cols w:space="720"/>
      <w:sectPrChange w:id="2812" w:author="MKS CQS" w:date="2025-04-15T12:33:00Z" w16du:dateUtc="2025-04-15T04:33:00Z">
        <w:sectPr w:rsidR="00231BAF" w:rsidRPr="00302AD4" w:rsidSect="009A2F73">
          <w:pgMar w:top="142" w:right="654" w:bottom="0" w:left="852" w:header="720" w:footer="720" w:gutter="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397" w:author="MSAR LEGAL" w:date="2025-04-14T09:31:00Z" w:initials="NNZ">
    <w:p w14:paraId="0D7F4587" w14:textId="77777777" w:rsidR="00706A7D" w:rsidRDefault="00706A7D" w:rsidP="004237A9">
      <w:r>
        <w:rPr>
          <w:rStyle w:val="CommentReference"/>
        </w:rPr>
        <w:annotationRef/>
      </w:r>
      <w:r>
        <w:rPr>
          <w:sz w:val="20"/>
          <w:szCs w:val="20"/>
        </w:rPr>
        <w:t>MSAR management to identify the PIC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D7F458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3232B7D" w16cex:dateUtc="2025-04-14T01: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D7F4587" w16cid:durableId="43232B7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C6CEC"/>
    <w:multiLevelType w:val="hybridMultilevel"/>
    <w:tmpl w:val="A028ADD2"/>
    <w:lvl w:ilvl="0" w:tplc="65FA963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8B1541"/>
    <w:multiLevelType w:val="hybridMultilevel"/>
    <w:tmpl w:val="46D851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A5E2056"/>
    <w:multiLevelType w:val="hybridMultilevel"/>
    <w:tmpl w:val="96CEC53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1728524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77940275">
    <w:abstractNumId w:val="2"/>
  </w:num>
  <w:num w:numId="3" w16cid:durableId="182697128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SAR LEGAL">
    <w15:presenceInfo w15:providerId="None" w15:userId="MSAR LEGAL"/>
  </w15:person>
  <w15:person w15:author="MKS CQS [2]">
    <w15:presenceInfo w15:providerId="Windows Live" w15:userId="7dffee30e493aecd"/>
  </w15:person>
  <w15:person w15:author="MKS CQS">
    <w15:presenceInfo w15:providerId="None" w15:userId="MKS CQS"/>
  </w15:person>
  <w15:person w15:author="Razlan Radzi">
    <w15:presenceInfo w15:providerId="None" w15:userId="Razlan Radzi"/>
  </w15:person>
  <w15:person w15:author="Fadhilah Razak">
    <w15:presenceInfo w15:providerId="Windows Live" w15:userId="57caa2ca7c4e912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revisionView w:markup="0"/>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1BAF"/>
    <w:rsid w:val="00040C9E"/>
    <w:rsid w:val="000A4CC7"/>
    <w:rsid w:val="000D34D5"/>
    <w:rsid w:val="00125B8D"/>
    <w:rsid w:val="001D5B88"/>
    <w:rsid w:val="001F64CA"/>
    <w:rsid w:val="00231BAF"/>
    <w:rsid w:val="00235F2A"/>
    <w:rsid w:val="00283BF2"/>
    <w:rsid w:val="00292EA4"/>
    <w:rsid w:val="002C017D"/>
    <w:rsid w:val="002C34D6"/>
    <w:rsid w:val="00302AD4"/>
    <w:rsid w:val="003D20CF"/>
    <w:rsid w:val="003E4169"/>
    <w:rsid w:val="003E5A27"/>
    <w:rsid w:val="004237A9"/>
    <w:rsid w:val="004451AA"/>
    <w:rsid w:val="00457716"/>
    <w:rsid w:val="004D576F"/>
    <w:rsid w:val="004E0061"/>
    <w:rsid w:val="00656E45"/>
    <w:rsid w:val="00680EC1"/>
    <w:rsid w:val="006A436E"/>
    <w:rsid w:val="00706A7D"/>
    <w:rsid w:val="00725ACB"/>
    <w:rsid w:val="007761D1"/>
    <w:rsid w:val="007C0E59"/>
    <w:rsid w:val="00844937"/>
    <w:rsid w:val="00853697"/>
    <w:rsid w:val="00892F96"/>
    <w:rsid w:val="008A4F87"/>
    <w:rsid w:val="008C48CB"/>
    <w:rsid w:val="00900478"/>
    <w:rsid w:val="009A2F73"/>
    <w:rsid w:val="009B58D9"/>
    <w:rsid w:val="00A15F16"/>
    <w:rsid w:val="00A20B03"/>
    <w:rsid w:val="00A91BD7"/>
    <w:rsid w:val="00B05FB6"/>
    <w:rsid w:val="00C76D8F"/>
    <w:rsid w:val="00C96A02"/>
    <w:rsid w:val="00CB1B65"/>
    <w:rsid w:val="00CB3595"/>
    <w:rsid w:val="00CE319F"/>
    <w:rsid w:val="00CE597D"/>
    <w:rsid w:val="00D74BB6"/>
    <w:rsid w:val="00E863F5"/>
    <w:rsid w:val="00EA1A00"/>
    <w:rsid w:val="00F2141B"/>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5F8B3"/>
  <w15:docId w15:val="{E96BD3F6-7907-41AB-BF3C-3DFD8CCE1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Revision">
    <w:name w:val="Revision"/>
    <w:hidden/>
    <w:uiPriority w:val="99"/>
    <w:semiHidden/>
    <w:rsid w:val="00292EA4"/>
    <w:pPr>
      <w:spacing w:after="0" w:line="240" w:lineRule="auto"/>
    </w:pPr>
    <w:rPr>
      <w:rFonts w:ascii="Calibri" w:eastAsia="Calibri" w:hAnsi="Calibri" w:cs="Calibri"/>
      <w:color w:val="000000"/>
      <w:sz w:val="22"/>
    </w:rPr>
  </w:style>
  <w:style w:type="table" w:styleId="TableGrid0">
    <w:name w:val="Table Grid"/>
    <w:basedOn w:val="TableNormal"/>
    <w:uiPriority w:val="39"/>
    <w:rsid w:val="00292EA4"/>
    <w:pPr>
      <w:spacing w:after="0" w:line="240" w:lineRule="auto"/>
    </w:pPr>
    <w:rPr>
      <w:rFonts w:eastAsiaTheme="minorHAnsi"/>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92EA4"/>
    <w:pPr>
      <w:spacing w:after="0"/>
      <w:ind w:left="720"/>
      <w:contextualSpacing/>
    </w:pPr>
    <w:rPr>
      <w:rFonts w:ascii="Arial" w:eastAsiaTheme="minorEastAsia" w:hAnsi="Arial" w:cstheme="minorBidi"/>
      <w:color w:val="auto"/>
      <w:kern w:val="0"/>
      <w:sz w:val="20"/>
      <w:szCs w:val="22"/>
      <w14:ligatures w14:val="none"/>
    </w:rPr>
  </w:style>
  <w:style w:type="character" w:styleId="CommentReference">
    <w:name w:val="annotation reference"/>
    <w:basedOn w:val="DefaultParagraphFont"/>
    <w:uiPriority w:val="99"/>
    <w:semiHidden/>
    <w:unhideWhenUsed/>
    <w:rsid w:val="004237A9"/>
    <w:rPr>
      <w:sz w:val="16"/>
      <w:szCs w:val="16"/>
    </w:rPr>
  </w:style>
  <w:style w:type="paragraph" w:styleId="CommentText">
    <w:name w:val="annotation text"/>
    <w:basedOn w:val="Normal"/>
    <w:link w:val="CommentTextChar"/>
    <w:uiPriority w:val="99"/>
    <w:semiHidden/>
    <w:unhideWhenUsed/>
    <w:rsid w:val="004237A9"/>
    <w:pPr>
      <w:spacing w:line="240" w:lineRule="auto"/>
    </w:pPr>
    <w:rPr>
      <w:sz w:val="20"/>
      <w:szCs w:val="20"/>
    </w:rPr>
  </w:style>
  <w:style w:type="character" w:customStyle="1" w:styleId="CommentTextChar">
    <w:name w:val="Comment Text Char"/>
    <w:basedOn w:val="DefaultParagraphFont"/>
    <w:link w:val="CommentText"/>
    <w:uiPriority w:val="99"/>
    <w:semiHidden/>
    <w:rsid w:val="004237A9"/>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4237A9"/>
    <w:rPr>
      <w:b/>
      <w:bCs/>
    </w:rPr>
  </w:style>
  <w:style w:type="character" w:customStyle="1" w:styleId="CommentSubjectChar">
    <w:name w:val="Comment Subject Char"/>
    <w:basedOn w:val="CommentTextChar"/>
    <w:link w:val="CommentSubject"/>
    <w:uiPriority w:val="99"/>
    <w:semiHidden/>
    <w:rsid w:val="004237A9"/>
    <w:rPr>
      <w:rFonts w:ascii="Calibri" w:eastAsia="Calibri" w:hAnsi="Calibri" w:cs="Calibri"/>
      <w:b/>
      <w:bCs/>
      <w:color w:val="000000"/>
      <w:sz w:val="20"/>
      <w:szCs w:val="20"/>
    </w:rPr>
  </w:style>
  <w:style w:type="paragraph" w:customStyle="1" w:styleId="Default">
    <w:name w:val="Default"/>
    <w:rsid w:val="008A4F87"/>
    <w:pPr>
      <w:autoSpaceDE w:val="0"/>
      <w:autoSpaceDN w:val="0"/>
      <w:adjustRightInd w:val="0"/>
      <w:spacing w:after="0" w:line="240" w:lineRule="auto"/>
    </w:pPr>
    <w:rPr>
      <w:rFonts w:ascii="Arial" w:eastAsiaTheme="minorHAnsi" w:hAnsi="Arial" w:cs="Arial"/>
      <w:color w:val="000000"/>
      <w:kern w:val="0"/>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3410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4</Pages>
  <Words>1805</Words>
  <Characters>10290</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MKS CQS</dc:creator>
  <cp:keywords/>
  <cp:lastModifiedBy>MKS CQS</cp:lastModifiedBy>
  <cp:revision>6</cp:revision>
  <cp:lastPrinted>2025-04-23T07:41:00Z</cp:lastPrinted>
  <dcterms:created xsi:type="dcterms:W3CDTF">2025-04-22T04:17:00Z</dcterms:created>
  <dcterms:modified xsi:type="dcterms:W3CDTF">2025-04-23T07:41:00Z</dcterms:modified>
</cp:coreProperties>
</file>